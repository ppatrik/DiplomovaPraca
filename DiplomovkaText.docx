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A005E" w14:textId="77777777" w:rsidR="0044720A" w:rsidRPr="007B0182" w:rsidRDefault="0044720A" w:rsidP="0044720A"/>
    <w:p w14:paraId="408CE5B9" w14:textId="77777777" w:rsidR="0044720A" w:rsidRPr="007B0182" w:rsidRDefault="0044720A" w:rsidP="0044720A"/>
    <w:p w14:paraId="7855C04C" w14:textId="77777777" w:rsidR="0044720A" w:rsidRPr="007B0182" w:rsidRDefault="0044720A" w:rsidP="0044720A"/>
    <w:p w14:paraId="0CBF1880" w14:textId="77777777" w:rsidR="0044720A" w:rsidRPr="007B0182" w:rsidRDefault="0044720A" w:rsidP="0044720A"/>
    <w:p w14:paraId="1A1BA7C4" w14:textId="77777777" w:rsidR="0044720A" w:rsidRPr="007B0182" w:rsidRDefault="0044720A" w:rsidP="0044720A"/>
    <w:p w14:paraId="31FFC5B3" w14:textId="77777777" w:rsidR="0044720A" w:rsidRPr="007B0182" w:rsidRDefault="0044720A" w:rsidP="0044720A"/>
    <w:p w14:paraId="3C50200C" w14:textId="77777777" w:rsidR="0044720A" w:rsidRPr="007B0182" w:rsidRDefault="0044720A" w:rsidP="0044720A"/>
    <w:p w14:paraId="68EA32CA" w14:textId="77777777" w:rsidR="0044720A" w:rsidRPr="007B0182" w:rsidRDefault="0044720A" w:rsidP="0044720A"/>
    <w:p w14:paraId="7BAB65B1" w14:textId="77777777" w:rsidR="0044720A" w:rsidRPr="007B0182" w:rsidRDefault="0044720A" w:rsidP="0044720A"/>
    <w:p w14:paraId="7969303B" w14:textId="77777777" w:rsidR="005E040F" w:rsidRPr="007B0182" w:rsidRDefault="009E331D" w:rsidP="00E14243">
      <w:pPr>
        <w:pStyle w:val="Nzov"/>
      </w:pPr>
      <w:r w:rsidRPr="007B0182">
        <w:t xml:space="preserve">Komponentovo orientované a udalosťami riadené programovanie </w:t>
      </w:r>
      <w:proofErr w:type="spellStart"/>
      <w:r w:rsidR="00AC5541" w:rsidRPr="007B0182">
        <w:t>A</w:t>
      </w:r>
      <w:r w:rsidRPr="007B0182">
        <w:t>rduino</w:t>
      </w:r>
      <w:proofErr w:type="spellEnd"/>
      <w:r w:rsidRPr="007B0182">
        <w:t xml:space="preserve"> zariadení</w:t>
      </w:r>
    </w:p>
    <w:p w14:paraId="536C4E3B" w14:textId="77777777" w:rsidR="0044720A" w:rsidRPr="007B0182" w:rsidRDefault="0044720A" w:rsidP="0044720A"/>
    <w:p w14:paraId="7D01FE94" w14:textId="77777777" w:rsidR="0044720A" w:rsidRPr="007B0182" w:rsidRDefault="0044720A" w:rsidP="0044720A"/>
    <w:p w14:paraId="5090691A" w14:textId="77777777" w:rsidR="0044720A" w:rsidRPr="007B0182" w:rsidRDefault="0044720A" w:rsidP="0044720A"/>
    <w:p w14:paraId="4F1CF5AB" w14:textId="77777777" w:rsidR="0044720A" w:rsidRPr="007B0182" w:rsidRDefault="0044720A" w:rsidP="0044720A"/>
    <w:p w14:paraId="25097831" w14:textId="77777777" w:rsidR="0044720A" w:rsidRPr="007B0182" w:rsidRDefault="0044720A" w:rsidP="0044720A"/>
    <w:p w14:paraId="7754A5D2" w14:textId="77777777" w:rsidR="0044720A" w:rsidRPr="007B0182" w:rsidRDefault="0044720A" w:rsidP="0044720A"/>
    <w:p w14:paraId="056A6812" w14:textId="77777777" w:rsidR="0044720A" w:rsidRPr="007B0182" w:rsidRDefault="0044720A" w:rsidP="0044720A"/>
    <w:p w14:paraId="5E273AE7" w14:textId="77777777" w:rsidR="0044720A" w:rsidRPr="007B0182" w:rsidRDefault="0044720A" w:rsidP="0044720A"/>
    <w:p w14:paraId="220B8AE2" w14:textId="77777777" w:rsidR="0044720A" w:rsidRPr="007B0182" w:rsidRDefault="0044720A" w:rsidP="0044720A"/>
    <w:p w14:paraId="2FDBC736" w14:textId="77777777" w:rsidR="0044720A" w:rsidRPr="007B0182" w:rsidRDefault="0044720A" w:rsidP="0044720A">
      <w:pPr>
        <w:jc w:val="right"/>
      </w:pPr>
      <w:r w:rsidRPr="007B0182">
        <w:t>SDI1b</w:t>
      </w:r>
      <w:r w:rsidRPr="007B0182">
        <w:br/>
        <w:t xml:space="preserve">Autor práce: </w:t>
      </w:r>
      <w:r w:rsidRPr="007B0182">
        <w:rPr>
          <w:b/>
        </w:rPr>
        <w:t>Patrik Pekarčík</w:t>
      </w:r>
      <w:r w:rsidRPr="007B0182">
        <w:rPr>
          <w:b/>
        </w:rPr>
        <w:br/>
      </w:r>
      <w:r w:rsidRPr="007B0182">
        <w:t xml:space="preserve">Vedúci práce: </w:t>
      </w:r>
      <w:r w:rsidRPr="007B0182">
        <w:rPr>
          <w:b/>
        </w:rPr>
        <w:t xml:space="preserve">František </w:t>
      </w:r>
      <w:proofErr w:type="spellStart"/>
      <w:r w:rsidRPr="007B0182">
        <w:rPr>
          <w:b/>
        </w:rPr>
        <w:t>Galčík</w:t>
      </w:r>
      <w:proofErr w:type="spellEnd"/>
      <w:r w:rsidRPr="007B0182">
        <w:br w:type="page"/>
      </w:r>
    </w:p>
    <w:sdt>
      <w:sdtPr>
        <w:rPr>
          <w:rFonts w:eastAsiaTheme="minorEastAsia" w:cstheme="minorBidi"/>
          <w:b w:val="0"/>
          <w:bCs w:val="0"/>
          <w:color w:val="auto"/>
          <w:sz w:val="24"/>
          <w:szCs w:val="22"/>
        </w:rPr>
        <w:id w:val="-1163163760"/>
        <w:docPartObj>
          <w:docPartGallery w:val="Table of Contents"/>
          <w:docPartUnique/>
        </w:docPartObj>
      </w:sdtPr>
      <w:sdtContent>
        <w:p w14:paraId="1D76248E" w14:textId="77777777" w:rsidR="0044720A" w:rsidRPr="007B0182" w:rsidRDefault="0044720A" w:rsidP="007F6A0E">
          <w:pPr>
            <w:pStyle w:val="Hlavikaobsahu"/>
            <w:numPr>
              <w:ilvl w:val="0"/>
              <w:numId w:val="0"/>
            </w:numPr>
          </w:pPr>
          <w:r w:rsidRPr="007B0182">
            <w:t>Obsah</w:t>
          </w:r>
        </w:p>
        <w:p w14:paraId="7060F904" w14:textId="3EEEEFA5" w:rsidR="00AC34AF" w:rsidRDefault="00CD2060">
          <w:pPr>
            <w:pStyle w:val="Obsah1"/>
            <w:rPr>
              <w:rFonts w:asciiTheme="minorHAnsi" w:hAnsiTheme="minorHAnsi"/>
              <w:noProof/>
              <w:sz w:val="22"/>
              <w:lang w:eastAsia="sk-SK"/>
            </w:rPr>
          </w:pPr>
          <w:r w:rsidRPr="007B0182">
            <w:fldChar w:fldCharType="begin"/>
          </w:r>
          <w:r w:rsidRPr="007B0182">
            <w:instrText xml:space="preserve"> TOC \o "1-3" \h \z </w:instrText>
          </w:r>
          <w:r w:rsidRPr="007B0182">
            <w:fldChar w:fldCharType="separate"/>
          </w:r>
          <w:hyperlink w:anchor="_Toc503868200" w:history="1">
            <w:r w:rsidR="00AC34AF" w:rsidRPr="00FD66DA">
              <w:rPr>
                <w:rStyle w:val="Hypertextovprepojenie"/>
                <w:noProof/>
              </w:rPr>
              <w:t>1</w:t>
            </w:r>
            <w:r w:rsidR="00AC34AF">
              <w:rPr>
                <w:rFonts w:asciiTheme="minorHAnsi" w:hAnsiTheme="minorHAnsi"/>
                <w:noProof/>
                <w:sz w:val="22"/>
                <w:lang w:eastAsia="sk-SK"/>
              </w:rPr>
              <w:tab/>
            </w:r>
            <w:r w:rsidR="00AC34AF" w:rsidRPr="00FD66DA">
              <w:rPr>
                <w:rStyle w:val="Hypertextovprepojenie"/>
                <w:noProof/>
              </w:rPr>
              <w:t>Úvod</w:t>
            </w:r>
            <w:r w:rsidR="00AC34AF">
              <w:rPr>
                <w:noProof/>
                <w:webHidden/>
              </w:rPr>
              <w:tab/>
            </w:r>
            <w:r w:rsidR="00AC34AF">
              <w:rPr>
                <w:noProof/>
                <w:webHidden/>
              </w:rPr>
              <w:fldChar w:fldCharType="begin"/>
            </w:r>
            <w:r w:rsidR="00AC34AF">
              <w:rPr>
                <w:noProof/>
                <w:webHidden/>
              </w:rPr>
              <w:instrText xml:space="preserve"> PAGEREF _Toc503868200 \h </w:instrText>
            </w:r>
            <w:r w:rsidR="00AC34AF">
              <w:rPr>
                <w:noProof/>
                <w:webHidden/>
              </w:rPr>
            </w:r>
            <w:r w:rsidR="00AC34AF">
              <w:rPr>
                <w:noProof/>
                <w:webHidden/>
              </w:rPr>
              <w:fldChar w:fldCharType="separate"/>
            </w:r>
            <w:r w:rsidR="00AD5087">
              <w:rPr>
                <w:noProof/>
                <w:webHidden/>
              </w:rPr>
              <w:t>4</w:t>
            </w:r>
            <w:r w:rsidR="00AC34AF">
              <w:rPr>
                <w:noProof/>
                <w:webHidden/>
              </w:rPr>
              <w:fldChar w:fldCharType="end"/>
            </w:r>
          </w:hyperlink>
        </w:p>
        <w:p w14:paraId="533DF28E" w14:textId="3715E6E4" w:rsidR="00AC34AF" w:rsidRDefault="00AC34AF">
          <w:pPr>
            <w:pStyle w:val="Obsah2"/>
            <w:tabs>
              <w:tab w:val="left" w:pos="1540"/>
              <w:tab w:val="right" w:leader="dot" w:pos="8493"/>
            </w:tabs>
            <w:rPr>
              <w:rFonts w:asciiTheme="minorHAnsi" w:hAnsiTheme="minorHAnsi"/>
              <w:noProof/>
              <w:sz w:val="22"/>
              <w:lang w:eastAsia="sk-SK"/>
            </w:rPr>
          </w:pPr>
          <w:hyperlink w:anchor="_Toc503868201" w:history="1">
            <w:r w:rsidRPr="00FD66DA">
              <w:rPr>
                <w:rStyle w:val="Hypertextovprepojenie"/>
                <w:noProof/>
              </w:rPr>
              <w:t>1.1</w:t>
            </w:r>
            <w:r>
              <w:rPr>
                <w:rFonts w:asciiTheme="minorHAnsi" w:hAnsiTheme="minorHAnsi"/>
                <w:noProof/>
                <w:sz w:val="22"/>
                <w:lang w:eastAsia="sk-SK"/>
              </w:rPr>
              <w:tab/>
            </w:r>
            <w:r w:rsidRPr="00FD66DA">
              <w:rPr>
                <w:rStyle w:val="Hypertextovprepojenie"/>
                <w:noProof/>
              </w:rPr>
              <w:t>Ciele práce</w:t>
            </w:r>
            <w:r>
              <w:rPr>
                <w:noProof/>
                <w:webHidden/>
              </w:rPr>
              <w:tab/>
            </w:r>
            <w:r>
              <w:rPr>
                <w:noProof/>
                <w:webHidden/>
              </w:rPr>
              <w:fldChar w:fldCharType="begin"/>
            </w:r>
            <w:r>
              <w:rPr>
                <w:noProof/>
                <w:webHidden/>
              </w:rPr>
              <w:instrText xml:space="preserve"> PAGEREF _Toc503868201 \h </w:instrText>
            </w:r>
            <w:r>
              <w:rPr>
                <w:noProof/>
                <w:webHidden/>
              </w:rPr>
            </w:r>
            <w:r>
              <w:rPr>
                <w:noProof/>
                <w:webHidden/>
              </w:rPr>
              <w:fldChar w:fldCharType="separate"/>
            </w:r>
            <w:r w:rsidR="00AD5087">
              <w:rPr>
                <w:noProof/>
                <w:webHidden/>
              </w:rPr>
              <w:t>5</w:t>
            </w:r>
            <w:r>
              <w:rPr>
                <w:noProof/>
                <w:webHidden/>
              </w:rPr>
              <w:fldChar w:fldCharType="end"/>
            </w:r>
          </w:hyperlink>
        </w:p>
        <w:p w14:paraId="0A8F2534" w14:textId="7709DE60" w:rsidR="00AC34AF" w:rsidRDefault="00AC34AF">
          <w:pPr>
            <w:pStyle w:val="Obsah1"/>
            <w:rPr>
              <w:rFonts w:asciiTheme="minorHAnsi" w:hAnsiTheme="minorHAnsi"/>
              <w:noProof/>
              <w:sz w:val="22"/>
              <w:lang w:eastAsia="sk-SK"/>
            </w:rPr>
          </w:pPr>
          <w:hyperlink w:anchor="_Toc503868202" w:history="1">
            <w:r w:rsidRPr="00FD66DA">
              <w:rPr>
                <w:rStyle w:val="Hypertextovprepojenie"/>
                <w:noProof/>
              </w:rPr>
              <w:t>2</w:t>
            </w:r>
            <w:r>
              <w:rPr>
                <w:rFonts w:asciiTheme="minorHAnsi" w:hAnsiTheme="minorHAnsi"/>
                <w:noProof/>
                <w:sz w:val="22"/>
                <w:lang w:eastAsia="sk-SK"/>
              </w:rPr>
              <w:tab/>
            </w:r>
            <w:r w:rsidRPr="00FD66DA">
              <w:rPr>
                <w:rStyle w:val="Hypertextovprepojenie"/>
                <w:noProof/>
              </w:rPr>
              <w:t>Arduino</w:t>
            </w:r>
            <w:r>
              <w:rPr>
                <w:noProof/>
                <w:webHidden/>
              </w:rPr>
              <w:tab/>
            </w:r>
            <w:r>
              <w:rPr>
                <w:noProof/>
                <w:webHidden/>
              </w:rPr>
              <w:fldChar w:fldCharType="begin"/>
            </w:r>
            <w:r>
              <w:rPr>
                <w:noProof/>
                <w:webHidden/>
              </w:rPr>
              <w:instrText xml:space="preserve"> PAGEREF _Toc503868202 \h </w:instrText>
            </w:r>
            <w:r>
              <w:rPr>
                <w:noProof/>
                <w:webHidden/>
              </w:rPr>
            </w:r>
            <w:r>
              <w:rPr>
                <w:noProof/>
                <w:webHidden/>
              </w:rPr>
              <w:fldChar w:fldCharType="separate"/>
            </w:r>
            <w:r w:rsidR="00AD5087">
              <w:rPr>
                <w:noProof/>
                <w:webHidden/>
              </w:rPr>
              <w:t>6</w:t>
            </w:r>
            <w:r>
              <w:rPr>
                <w:noProof/>
                <w:webHidden/>
              </w:rPr>
              <w:fldChar w:fldCharType="end"/>
            </w:r>
          </w:hyperlink>
        </w:p>
        <w:p w14:paraId="3092F9C8" w14:textId="6615191D" w:rsidR="00AC34AF" w:rsidRDefault="00AC34AF">
          <w:pPr>
            <w:pStyle w:val="Obsah2"/>
            <w:tabs>
              <w:tab w:val="left" w:pos="1540"/>
              <w:tab w:val="right" w:leader="dot" w:pos="8493"/>
            </w:tabs>
            <w:rPr>
              <w:rFonts w:asciiTheme="minorHAnsi" w:hAnsiTheme="minorHAnsi"/>
              <w:noProof/>
              <w:sz w:val="22"/>
              <w:lang w:eastAsia="sk-SK"/>
            </w:rPr>
          </w:pPr>
          <w:hyperlink w:anchor="_Toc503868203" w:history="1">
            <w:r w:rsidRPr="00FD66DA">
              <w:rPr>
                <w:rStyle w:val="Hypertextovprepojenie"/>
                <w:noProof/>
              </w:rPr>
              <w:t>2.1</w:t>
            </w:r>
            <w:r>
              <w:rPr>
                <w:rFonts w:asciiTheme="minorHAnsi" w:hAnsiTheme="minorHAnsi"/>
                <w:noProof/>
                <w:sz w:val="22"/>
                <w:lang w:eastAsia="sk-SK"/>
              </w:rPr>
              <w:tab/>
            </w:r>
            <w:r w:rsidRPr="00FD66DA">
              <w:rPr>
                <w:rStyle w:val="Hypertextovprepojenie"/>
                <w:noProof/>
              </w:rPr>
              <w:t>Parametre dosky</w:t>
            </w:r>
            <w:r>
              <w:rPr>
                <w:noProof/>
                <w:webHidden/>
              </w:rPr>
              <w:tab/>
            </w:r>
            <w:r>
              <w:rPr>
                <w:noProof/>
                <w:webHidden/>
              </w:rPr>
              <w:fldChar w:fldCharType="begin"/>
            </w:r>
            <w:r>
              <w:rPr>
                <w:noProof/>
                <w:webHidden/>
              </w:rPr>
              <w:instrText xml:space="preserve"> PAGEREF _Toc503868203 \h </w:instrText>
            </w:r>
            <w:r>
              <w:rPr>
                <w:noProof/>
                <w:webHidden/>
              </w:rPr>
            </w:r>
            <w:r>
              <w:rPr>
                <w:noProof/>
                <w:webHidden/>
              </w:rPr>
              <w:fldChar w:fldCharType="separate"/>
            </w:r>
            <w:r w:rsidR="00AD5087">
              <w:rPr>
                <w:noProof/>
                <w:webHidden/>
              </w:rPr>
              <w:t>7</w:t>
            </w:r>
            <w:r>
              <w:rPr>
                <w:noProof/>
                <w:webHidden/>
              </w:rPr>
              <w:fldChar w:fldCharType="end"/>
            </w:r>
          </w:hyperlink>
        </w:p>
        <w:p w14:paraId="118548D9" w14:textId="6318EE03" w:rsidR="00AC34AF" w:rsidRDefault="00AC34AF">
          <w:pPr>
            <w:pStyle w:val="Obsah2"/>
            <w:tabs>
              <w:tab w:val="left" w:pos="1540"/>
              <w:tab w:val="right" w:leader="dot" w:pos="8493"/>
            </w:tabs>
            <w:rPr>
              <w:rFonts w:asciiTheme="minorHAnsi" w:hAnsiTheme="minorHAnsi"/>
              <w:noProof/>
              <w:sz w:val="22"/>
              <w:lang w:eastAsia="sk-SK"/>
            </w:rPr>
          </w:pPr>
          <w:hyperlink w:anchor="_Toc503868204" w:history="1">
            <w:r w:rsidRPr="00FD66DA">
              <w:rPr>
                <w:rStyle w:val="Hypertextovprepojenie"/>
                <w:noProof/>
              </w:rPr>
              <w:t>2.2</w:t>
            </w:r>
            <w:r>
              <w:rPr>
                <w:rFonts w:asciiTheme="minorHAnsi" w:hAnsiTheme="minorHAnsi"/>
                <w:noProof/>
                <w:sz w:val="22"/>
                <w:lang w:eastAsia="sk-SK"/>
              </w:rPr>
              <w:tab/>
            </w:r>
            <w:r w:rsidRPr="00FD66DA">
              <w:rPr>
                <w:rStyle w:val="Hypertextovprepojenie"/>
                <w:noProof/>
              </w:rPr>
              <w:t>Rôzne typy dosiek</w:t>
            </w:r>
            <w:r>
              <w:rPr>
                <w:noProof/>
                <w:webHidden/>
              </w:rPr>
              <w:tab/>
            </w:r>
            <w:r>
              <w:rPr>
                <w:noProof/>
                <w:webHidden/>
              </w:rPr>
              <w:fldChar w:fldCharType="begin"/>
            </w:r>
            <w:r>
              <w:rPr>
                <w:noProof/>
                <w:webHidden/>
              </w:rPr>
              <w:instrText xml:space="preserve"> PAGEREF _Toc503868204 \h </w:instrText>
            </w:r>
            <w:r>
              <w:rPr>
                <w:noProof/>
                <w:webHidden/>
              </w:rPr>
            </w:r>
            <w:r>
              <w:rPr>
                <w:noProof/>
                <w:webHidden/>
              </w:rPr>
              <w:fldChar w:fldCharType="separate"/>
            </w:r>
            <w:r w:rsidR="00AD5087">
              <w:rPr>
                <w:noProof/>
                <w:webHidden/>
              </w:rPr>
              <w:t>9</w:t>
            </w:r>
            <w:r>
              <w:rPr>
                <w:noProof/>
                <w:webHidden/>
              </w:rPr>
              <w:fldChar w:fldCharType="end"/>
            </w:r>
          </w:hyperlink>
        </w:p>
        <w:p w14:paraId="4148627B" w14:textId="35729E23" w:rsidR="00AC34AF" w:rsidRDefault="00AC34AF">
          <w:pPr>
            <w:pStyle w:val="Obsah2"/>
            <w:tabs>
              <w:tab w:val="left" w:pos="1540"/>
              <w:tab w:val="right" w:leader="dot" w:pos="8493"/>
            </w:tabs>
            <w:rPr>
              <w:rFonts w:asciiTheme="minorHAnsi" w:hAnsiTheme="minorHAnsi"/>
              <w:noProof/>
              <w:sz w:val="22"/>
              <w:lang w:eastAsia="sk-SK"/>
            </w:rPr>
          </w:pPr>
          <w:hyperlink w:anchor="_Toc503868205" w:history="1">
            <w:r w:rsidRPr="00FD66DA">
              <w:rPr>
                <w:rStyle w:val="Hypertextovprepojenie"/>
                <w:noProof/>
              </w:rPr>
              <w:t>2.3</w:t>
            </w:r>
            <w:r>
              <w:rPr>
                <w:rFonts w:asciiTheme="minorHAnsi" w:hAnsiTheme="minorHAnsi"/>
                <w:noProof/>
                <w:sz w:val="22"/>
                <w:lang w:eastAsia="sk-SK"/>
              </w:rPr>
              <w:tab/>
            </w:r>
            <w:r w:rsidRPr="00FD66DA">
              <w:rPr>
                <w:rStyle w:val="Hypertextovprepojenie"/>
                <w:noProof/>
              </w:rPr>
              <w:t>Dostupné riešenia pre platformu Arduino</w:t>
            </w:r>
            <w:r>
              <w:rPr>
                <w:noProof/>
                <w:webHidden/>
              </w:rPr>
              <w:tab/>
            </w:r>
            <w:r>
              <w:rPr>
                <w:noProof/>
                <w:webHidden/>
              </w:rPr>
              <w:fldChar w:fldCharType="begin"/>
            </w:r>
            <w:r>
              <w:rPr>
                <w:noProof/>
                <w:webHidden/>
              </w:rPr>
              <w:instrText xml:space="preserve"> PAGEREF _Toc503868205 \h </w:instrText>
            </w:r>
            <w:r>
              <w:rPr>
                <w:noProof/>
                <w:webHidden/>
              </w:rPr>
            </w:r>
            <w:r>
              <w:rPr>
                <w:noProof/>
                <w:webHidden/>
              </w:rPr>
              <w:fldChar w:fldCharType="separate"/>
            </w:r>
            <w:r w:rsidR="00AD5087">
              <w:rPr>
                <w:noProof/>
                <w:webHidden/>
              </w:rPr>
              <w:t>9</w:t>
            </w:r>
            <w:r>
              <w:rPr>
                <w:noProof/>
                <w:webHidden/>
              </w:rPr>
              <w:fldChar w:fldCharType="end"/>
            </w:r>
          </w:hyperlink>
        </w:p>
        <w:p w14:paraId="10F6E4A0" w14:textId="14E3A20D" w:rsidR="00AC34AF" w:rsidRDefault="00AC34AF">
          <w:pPr>
            <w:pStyle w:val="Obsah3"/>
            <w:tabs>
              <w:tab w:val="left" w:pos="1889"/>
              <w:tab w:val="right" w:leader="dot" w:pos="8493"/>
            </w:tabs>
            <w:rPr>
              <w:rFonts w:asciiTheme="minorHAnsi" w:hAnsiTheme="minorHAnsi"/>
              <w:noProof/>
              <w:sz w:val="22"/>
              <w:lang w:eastAsia="sk-SK"/>
            </w:rPr>
          </w:pPr>
          <w:hyperlink w:anchor="_Toc503868206" w:history="1">
            <w:r w:rsidRPr="00FD66DA">
              <w:rPr>
                <w:rStyle w:val="Hypertextovprepojenie"/>
                <w:noProof/>
              </w:rPr>
              <w:t>2.3.1</w:t>
            </w:r>
            <w:r>
              <w:rPr>
                <w:rFonts w:asciiTheme="minorHAnsi" w:hAnsiTheme="minorHAnsi"/>
                <w:noProof/>
                <w:sz w:val="22"/>
                <w:lang w:eastAsia="sk-SK"/>
              </w:rPr>
              <w:tab/>
            </w:r>
            <w:r w:rsidRPr="00FD66DA">
              <w:rPr>
                <w:rStyle w:val="Hypertextovprepojenie"/>
                <w:noProof/>
              </w:rPr>
              <w:t>Arduino EventManager</w:t>
            </w:r>
            <w:r w:rsidRPr="00FD66DA">
              <w:rPr>
                <w:rStyle w:val="Hypertextovprepojenie"/>
                <w:noProof/>
                <w:vertAlign w:val="superscript"/>
              </w:rPr>
              <w:t>[12]</w:t>
            </w:r>
            <w:r>
              <w:rPr>
                <w:noProof/>
                <w:webHidden/>
              </w:rPr>
              <w:tab/>
            </w:r>
            <w:r>
              <w:rPr>
                <w:noProof/>
                <w:webHidden/>
              </w:rPr>
              <w:fldChar w:fldCharType="begin"/>
            </w:r>
            <w:r>
              <w:rPr>
                <w:noProof/>
                <w:webHidden/>
              </w:rPr>
              <w:instrText xml:space="preserve"> PAGEREF _Toc503868206 \h </w:instrText>
            </w:r>
            <w:r>
              <w:rPr>
                <w:noProof/>
                <w:webHidden/>
              </w:rPr>
            </w:r>
            <w:r>
              <w:rPr>
                <w:noProof/>
                <w:webHidden/>
              </w:rPr>
              <w:fldChar w:fldCharType="separate"/>
            </w:r>
            <w:r w:rsidR="00AD5087">
              <w:rPr>
                <w:noProof/>
                <w:webHidden/>
              </w:rPr>
              <w:t>10</w:t>
            </w:r>
            <w:r>
              <w:rPr>
                <w:noProof/>
                <w:webHidden/>
              </w:rPr>
              <w:fldChar w:fldCharType="end"/>
            </w:r>
          </w:hyperlink>
        </w:p>
        <w:p w14:paraId="6AAD7CBA" w14:textId="6EB55DD4" w:rsidR="00AC34AF" w:rsidRDefault="00AC34AF">
          <w:pPr>
            <w:pStyle w:val="Obsah3"/>
            <w:tabs>
              <w:tab w:val="left" w:pos="1889"/>
              <w:tab w:val="right" w:leader="dot" w:pos="8493"/>
            </w:tabs>
            <w:rPr>
              <w:rFonts w:asciiTheme="minorHAnsi" w:hAnsiTheme="minorHAnsi"/>
              <w:noProof/>
              <w:sz w:val="22"/>
              <w:lang w:eastAsia="sk-SK"/>
            </w:rPr>
          </w:pPr>
          <w:hyperlink w:anchor="_Toc503868207" w:history="1">
            <w:r w:rsidRPr="00FD66DA">
              <w:rPr>
                <w:rStyle w:val="Hypertextovprepojenie"/>
                <w:noProof/>
              </w:rPr>
              <w:t>2.3.2</w:t>
            </w:r>
            <w:r>
              <w:rPr>
                <w:rFonts w:asciiTheme="minorHAnsi" w:hAnsiTheme="minorHAnsi"/>
                <w:noProof/>
                <w:sz w:val="22"/>
                <w:lang w:eastAsia="sk-SK"/>
              </w:rPr>
              <w:tab/>
            </w:r>
            <w:r w:rsidRPr="00FD66DA">
              <w:rPr>
                <w:rStyle w:val="Hypertextovprepojenie"/>
                <w:noProof/>
              </w:rPr>
              <w:t>Quantum Leaps Modeling Tool</w:t>
            </w:r>
            <w:r w:rsidRPr="00FD66DA">
              <w:rPr>
                <w:rStyle w:val="Hypertextovprepojenie"/>
                <w:noProof/>
                <w:vertAlign w:val="superscript"/>
              </w:rPr>
              <w:t>[13]</w:t>
            </w:r>
            <w:r>
              <w:rPr>
                <w:noProof/>
                <w:webHidden/>
              </w:rPr>
              <w:tab/>
            </w:r>
            <w:r>
              <w:rPr>
                <w:noProof/>
                <w:webHidden/>
              </w:rPr>
              <w:fldChar w:fldCharType="begin"/>
            </w:r>
            <w:r>
              <w:rPr>
                <w:noProof/>
                <w:webHidden/>
              </w:rPr>
              <w:instrText xml:space="preserve"> PAGEREF _Toc503868207 \h </w:instrText>
            </w:r>
            <w:r>
              <w:rPr>
                <w:noProof/>
                <w:webHidden/>
              </w:rPr>
            </w:r>
            <w:r>
              <w:rPr>
                <w:noProof/>
                <w:webHidden/>
              </w:rPr>
              <w:fldChar w:fldCharType="separate"/>
            </w:r>
            <w:r w:rsidR="00AD5087">
              <w:rPr>
                <w:noProof/>
                <w:webHidden/>
              </w:rPr>
              <w:t>10</w:t>
            </w:r>
            <w:r>
              <w:rPr>
                <w:noProof/>
                <w:webHidden/>
              </w:rPr>
              <w:fldChar w:fldCharType="end"/>
            </w:r>
          </w:hyperlink>
        </w:p>
        <w:p w14:paraId="1C96EB07" w14:textId="50C8F894" w:rsidR="00AC34AF" w:rsidRDefault="00AC34AF">
          <w:pPr>
            <w:pStyle w:val="Obsah3"/>
            <w:tabs>
              <w:tab w:val="left" w:pos="1889"/>
              <w:tab w:val="right" w:leader="dot" w:pos="8493"/>
            </w:tabs>
            <w:rPr>
              <w:rFonts w:asciiTheme="minorHAnsi" w:hAnsiTheme="minorHAnsi"/>
              <w:noProof/>
              <w:sz w:val="22"/>
              <w:lang w:eastAsia="sk-SK"/>
            </w:rPr>
          </w:pPr>
          <w:hyperlink w:anchor="_Toc503868208" w:history="1">
            <w:r w:rsidRPr="00FD66DA">
              <w:rPr>
                <w:rStyle w:val="Hypertextovprepojenie"/>
                <w:noProof/>
              </w:rPr>
              <w:t>2.3.3</w:t>
            </w:r>
            <w:r>
              <w:rPr>
                <w:rFonts w:asciiTheme="minorHAnsi" w:hAnsiTheme="minorHAnsi"/>
                <w:noProof/>
                <w:sz w:val="22"/>
                <w:lang w:eastAsia="sk-SK"/>
              </w:rPr>
              <w:tab/>
            </w:r>
            <w:r w:rsidRPr="00FD66DA">
              <w:rPr>
                <w:rStyle w:val="Hypertextovprepojenie"/>
                <w:noProof/>
              </w:rPr>
              <w:t>Cayenne</w:t>
            </w:r>
            <w:r w:rsidRPr="00FD66DA">
              <w:rPr>
                <w:rStyle w:val="Hypertextovprepojenie"/>
                <w:noProof/>
                <w:vertAlign w:val="superscript"/>
              </w:rPr>
              <w:t>[14]</w:t>
            </w:r>
            <w:r>
              <w:rPr>
                <w:noProof/>
                <w:webHidden/>
              </w:rPr>
              <w:tab/>
            </w:r>
            <w:r>
              <w:rPr>
                <w:noProof/>
                <w:webHidden/>
              </w:rPr>
              <w:fldChar w:fldCharType="begin"/>
            </w:r>
            <w:r>
              <w:rPr>
                <w:noProof/>
                <w:webHidden/>
              </w:rPr>
              <w:instrText xml:space="preserve"> PAGEREF _Toc503868208 \h </w:instrText>
            </w:r>
            <w:r>
              <w:rPr>
                <w:noProof/>
                <w:webHidden/>
              </w:rPr>
            </w:r>
            <w:r>
              <w:rPr>
                <w:noProof/>
                <w:webHidden/>
              </w:rPr>
              <w:fldChar w:fldCharType="separate"/>
            </w:r>
            <w:r w:rsidR="00AD5087">
              <w:rPr>
                <w:noProof/>
                <w:webHidden/>
              </w:rPr>
              <w:t>11</w:t>
            </w:r>
            <w:r>
              <w:rPr>
                <w:noProof/>
                <w:webHidden/>
              </w:rPr>
              <w:fldChar w:fldCharType="end"/>
            </w:r>
          </w:hyperlink>
        </w:p>
        <w:p w14:paraId="64C31DE5" w14:textId="7F7F66D4" w:rsidR="00AC34AF" w:rsidRDefault="00AC34AF">
          <w:pPr>
            <w:pStyle w:val="Obsah1"/>
            <w:rPr>
              <w:rFonts w:asciiTheme="minorHAnsi" w:hAnsiTheme="minorHAnsi"/>
              <w:noProof/>
              <w:sz w:val="22"/>
              <w:lang w:eastAsia="sk-SK"/>
            </w:rPr>
          </w:pPr>
          <w:hyperlink w:anchor="_Toc503868209" w:history="1">
            <w:r w:rsidRPr="00FD66DA">
              <w:rPr>
                <w:rStyle w:val="Hypertextovprepojenie"/>
                <w:noProof/>
              </w:rPr>
              <w:t>3</w:t>
            </w:r>
            <w:r>
              <w:rPr>
                <w:rFonts w:asciiTheme="minorHAnsi" w:hAnsiTheme="minorHAnsi"/>
                <w:noProof/>
                <w:sz w:val="22"/>
                <w:lang w:eastAsia="sk-SK"/>
              </w:rPr>
              <w:tab/>
            </w:r>
            <w:r w:rsidRPr="00FD66DA">
              <w:rPr>
                <w:rStyle w:val="Hypertextovprepojenie"/>
                <w:noProof/>
              </w:rPr>
              <w:t>Programovacia paradigma a návrhové vzory</w:t>
            </w:r>
            <w:r>
              <w:rPr>
                <w:noProof/>
                <w:webHidden/>
              </w:rPr>
              <w:tab/>
            </w:r>
            <w:r>
              <w:rPr>
                <w:noProof/>
                <w:webHidden/>
              </w:rPr>
              <w:fldChar w:fldCharType="begin"/>
            </w:r>
            <w:r>
              <w:rPr>
                <w:noProof/>
                <w:webHidden/>
              </w:rPr>
              <w:instrText xml:space="preserve"> PAGEREF _Toc503868209 \h </w:instrText>
            </w:r>
            <w:r>
              <w:rPr>
                <w:noProof/>
                <w:webHidden/>
              </w:rPr>
            </w:r>
            <w:r>
              <w:rPr>
                <w:noProof/>
                <w:webHidden/>
              </w:rPr>
              <w:fldChar w:fldCharType="separate"/>
            </w:r>
            <w:r w:rsidR="00AD5087">
              <w:rPr>
                <w:noProof/>
                <w:webHidden/>
              </w:rPr>
              <w:t>12</w:t>
            </w:r>
            <w:r>
              <w:rPr>
                <w:noProof/>
                <w:webHidden/>
              </w:rPr>
              <w:fldChar w:fldCharType="end"/>
            </w:r>
          </w:hyperlink>
        </w:p>
        <w:p w14:paraId="2C5EB66E" w14:textId="6430AE66" w:rsidR="00AC34AF" w:rsidRDefault="00AC34AF">
          <w:pPr>
            <w:pStyle w:val="Obsah2"/>
            <w:tabs>
              <w:tab w:val="left" w:pos="1540"/>
              <w:tab w:val="right" w:leader="dot" w:pos="8493"/>
            </w:tabs>
            <w:rPr>
              <w:rFonts w:asciiTheme="minorHAnsi" w:hAnsiTheme="minorHAnsi"/>
              <w:noProof/>
              <w:sz w:val="22"/>
              <w:lang w:eastAsia="sk-SK"/>
            </w:rPr>
          </w:pPr>
          <w:hyperlink w:anchor="_Toc503868210" w:history="1">
            <w:r w:rsidRPr="00FD66DA">
              <w:rPr>
                <w:rStyle w:val="Hypertextovprepojenie"/>
                <w:noProof/>
              </w:rPr>
              <w:t>3.1</w:t>
            </w:r>
            <w:r>
              <w:rPr>
                <w:rFonts w:asciiTheme="minorHAnsi" w:hAnsiTheme="minorHAnsi"/>
                <w:noProof/>
                <w:sz w:val="22"/>
                <w:lang w:eastAsia="sk-SK"/>
              </w:rPr>
              <w:tab/>
            </w:r>
            <w:r w:rsidRPr="00FD66DA">
              <w:rPr>
                <w:rStyle w:val="Hypertextovprepojenie"/>
                <w:noProof/>
              </w:rPr>
              <w:t>Programovacia paradigma</w:t>
            </w:r>
            <w:r>
              <w:rPr>
                <w:noProof/>
                <w:webHidden/>
              </w:rPr>
              <w:tab/>
            </w:r>
            <w:r>
              <w:rPr>
                <w:noProof/>
                <w:webHidden/>
              </w:rPr>
              <w:fldChar w:fldCharType="begin"/>
            </w:r>
            <w:r>
              <w:rPr>
                <w:noProof/>
                <w:webHidden/>
              </w:rPr>
              <w:instrText xml:space="preserve"> PAGEREF _Toc503868210 \h </w:instrText>
            </w:r>
            <w:r>
              <w:rPr>
                <w:noProof/>
                <w:webHidden/>
              </w:rPr>
            </w:r>
            <w:r>
              <w:rPr>
                <w:noProof/>
                <w:webHidden/>
              </w:rPr>
              <w:fldChar w:fldCharType="separate"/>
            </w:r>
            <w:r w:rsidR="00AD5087">
              <w:rPr>
                <w:noProof/>
                <w:webHidden/>
              </w:rPr>
              <w:t>12</w:t>
            </w:r>
            <w:r>
              <w:rPr>
                <w:noProof/>
                <w:webHidden/>
              </w:rPr>
              <w:fldChar w:fldCharType="end"/>
            </w:r>
          </w:hyperlink>
        </w:p>
        <w:p w14:paraId="48896471" w14:textId="1304829C" w:rsidR="00AC34AF" w:rsidRDefault="00AC34AF">
          <w:pPr>
            <w:pStyle w:val="Obsah3"/>
            <w:tabs>
              <w:tab w:val="left" w:pos="1889"/>
              <w:tab w:val="right" w:leader="dot" w:pos="8493"/>
            </w:tabs>
            <w:rPr>
              <w:rFonts w:asciiTheme="minorHAnsi" w:hAnsiTheme="minorHAnsi"/>
              <w:noProof/>
              <w:sz w:val="22"/>
              <w:lang w:eastAsia="sk-SK"/>
            </w:rPr>
          </w:pPr>
          <w:hyperlink w:anchor="_Toc503868211" w:history="1">
            <w:r w:rsidRPr="00FD66DA">
              <w:rPr>
                <w:rStyle w:val="Hypertextovprepojenie"/>
                <w:noProof/>
              </w:rPr>
              <w:t>3.1.1</w:t>
            </w:r>
            <w:r>
              <w:rPr>
                <w:rFonts w:asciiTheme="minorHAnsi" w:hAnsiTheme="minorHAnsi"/>
                <w:noProof/>
                <w:sz w:val="22"/>
                <w:lang w:eastAsia="sk-SK"/>
              </w:rPr>
              <w:tab/>
            </w:r>
            <w:r w:rsidRPr="00FD66DA">
              <w:rPr>
                <w:rStyle w:val="Hypertextovprepojenie"/>
                <w:noProof/>
              </w:rPr>
              <w:t>Udalosťami orientované programovanie</w:t>
            </w:r>
            <w:r>
              <w:rPr>
                <w:noProof/>
                <w:webHidden/>
              </w:rPr>
              <w:tab/>
            </w:r>
            <w:r>
              <w:rPr>
                <w:noProof/>
                <w:webHidden/>
              </w:rPr>
              <w:fldChar w:fldCharType="begin"/>
            </w:r>
            <w:r>
              <w:rPr>
                <w:noProof/>
                <w:webHidden/>
              </w:rPr>
              <w:instrText xml:space="preserve"> PAGEREF _Toc503868211 \h </w:instrText>
            </w:r>
            <w:r>
              <w:rPr>
                <w:noProof/>
                <w:webHidden/>
              </w:rPr>
            </w:r>
            <w:r>
              <w:rPr>
                <w:noProof/>
                <w:webHidden/>
              </w:rPr>
              <w:fldChar w:fldCharType="separate"/>
            </w:r>
            <w:r w:rsidR="00AD5087">
              <w:rPr>
                <w:noProof/>
                <w:webHidden/>
              </w:rPr>
              <w:t>12</w:t>
            </w:r>
            <w:r>
              <w:rPr>
                <w:noProof/>
                <w:webHidden/>
              </w:rPr>
              <w:fldChar w:fldCharType="end"/>
            </w:r>
          </w:hyperlink>
        </w:p>
        <w:p w14:paraId="59DF0BA8" w14:textId="14282847" w:rsidR="00AC34AF" w:rsidRDefault="00AC34AF">
          <w:pPr>
            <w:pStyle w:val="Obsah3"/>
            <w:tabs>
              <w:tab w:val="left" w:pos="1889"/>
              <w:tab w:val="right" w:leader="dot" w:pos="8493"/>
            </w:tabs>
            <w:rPr>
              <w:rFonts w:asciiTheme="minorHAnsi" w:hAnsiTheme="minorHAnsi"/>
              <w:noProof/>
              <w:sz w:val="22"/>
              <w:lang w:eastAsia="sk-SK"/>
            </w:rPr>
          </w:pPr>
          <w:hyperlink w:anchor="_Toc503868212" w:history="1">
            <w:r w:rsidRPr="00FD66DA">
              <w:rPr>
                <w:rStyle w:val="Hypertextovprepojenie"/>
                <w:noProof/>
              </w:rPr>
              <w:t>3.1.2</w:t>
            </w:r>
            <w:r>
              <w:rPr>
                <w:rFonts w:asciiTheme="minorHAnsi" w:hAnsiTheme="minorHAnsi"/>
                <w:noProof/>
                <w:sz w:val="22"/>
                <w:lang w:eastAsia="sk-SK"/>
              </w:rPr>
              <w:tab/>
            </w:r>
            <w:r w:rsidRPr="00FD66DA">
              <w:rPr>
                <w:rStyle w:val="Hypertextovprepojenie"/>
                <w:noProof/>
              </w:rPr>
              <w:t>Komponentovo orientované programovanie</w:t>
            </w:r>
            <w:r>
              <w:rPr>
                <w:noProof/>
                <w:webHidden/>
              </w:rPr>
              <w:tab/>
            </w:r>
            <w:r>
              <w:rPr>
                <w:noProof/>
                <w:webHidden/>
              </w:rPr>
              <w:fldChar w:fldCharType="begin"/>
            </w:r>
            <w:r>
              <w:rPr>
                <w:noProof/>
                <w:webHidden/>
              </w:rPr>
              <w:instrText xml:space="preserve"> PAGEREF _Toc503868212 \h </w:instrText>
            </w:r>
            <w:r>
              <w:rPr>
                <w:noProof/>
                <w:webHidden/>
              </w:rPr>
            </w:r>
            <w:r>
              <w:rPr>
                <w:noProof/>
                <w:webHidden/>
              </w:rPr>
              <w:fldChar w:fldCharType="separate"/>
            </w:r>
            <w:r w:rsidR="00AD5087">
              <w:rPr>
                <w:noProof/>
                <w:webHidden/>
              </w:rPr>
              <w:t>13</w:t>
            </w:r>
            <w:r>
              <w:rPr>
                <w:noProof/>
                <w:webHidden/>
              </w:rPr>
              <w:fldChar w:fldCharType="end"/>
            </w:r>
          </w:hyperlink>
        </w:p>
        <w:p w14:paraId="5CCF063E" w14:textId="3E931D50" w:rsidR="00AC34AF" w:rsidRDefault="00AC34AF">
          <w:pPr>
            <w:pStyle w:val="Obsah2"/>
            <w:tabs>
              <w:tab w:val="left" w:pos="1540"/>
              <w:tab w:val="right" w:leader="dot" w:pos="8493"/>
            </w:tabs>
            <w:rPr>
              <w:rFonts w:asciiTheme="minorHAnsi" w:hAnsiTheme="minorHAnsi"/>
              <w:noProof/>
              <w:sz w:val="22"/>
              <w:lang w:eastAsia="sk-SK"/>
            </w:rPr>
          </w:pPr>
          <w:hyperlink w:anchor="_Toc503868213" w:history="1">
            <w:r w:rsidRPr="00FD66DA">
              <w:rPr>
                <w:rStyle w:val="Hypertextovprepojenie"/>
                <w:noProof/>
              </w:rPr>
              <w:t>3.2</w:t>
            </w:r>
            <w:r>
              <w:rPr>
                <w:rFonts w:asciiTheme="minorHAnsi" w:hAnsiTheme="minorHAnsi"/>
                <w:noProof/>
                <w:sz w:val="22"/>
                <w:lang w:eastAsia="sk-SK"/>
              </w:rPr>
              <w:tab/>
            </w:r>
            <w:r w:rsidRPr="00FD66DA">
              <w:rPr>
                <w:rStyle w:val="Hypertextovprepojenie"/>
                <w:noProof/>
              </w:rPr>
              <w:t>Návrhové vzory</w:t>
            </w:r>
            <w:r>
              <w:rPr>
                <w:noProof/>
                <w:webHidden/>
              </w:rPr>
              <w:tab/>
            </w:r>
            <w:r>
              <w:rPr>
                <w:noProof/>
                <w:webHidden/>
              </w:rPr>
              <w:fldChar w:fldCharType="begin"/>
            </w:r>
            <w:r>
              <w:rPr>
                <w:noProof/>
                <w:webHidden/>
              </w:rPr>
              <w:instrText xml:space="preserve"> PAGEREF _Toc503868213 \h </w:instrText>
            </w:r>
            <w:r>
              <w:rPr>
                <w:noProof/>
                <w:webHidden/>
              </w:rPr>
            </w:r>
            <w:r>
              <w:rPr>
                <w:noProof/>
                <w:webHidden/>
              </w:rPr>
              <w:fldChar w:fldCharType="separate"/>
            </w:r>
            <w:r w:rsidR="00AD5087">
              <w:rPr>
                <w:noProof/>
                <w:webHidden/>
              </w:rPr>
              <w:t>14</w:t>
            </w:r>
            <w:r>
              <w:rPr>
                <w:noProof/>
                <w:webHidden/>
              </w:rPr>
              <w:fldChar w:fldCharType="end"/>
            </w:r>
          </w:hyperlink>
        </w:p>
        <w:p w14:paraId="0D2F6D0A" w14:textId="0093F8BF" w:rsidR="00AC34AF" w:rsidRDefault="00AC34AF">
          <w:pPr>
            <w:pStyle w:val="Obsah3"/>
            <w:tabs>
              <w:tab w:val="left" w:pos="1889"/>
              <w:tab w:val="right" w:leader="dot" w:pos="8493"/>
            </w:tabs>
            <w:rPr>
              <w:rFonts w:asciiTheme="minorHAnsi" w:hAnsiTheme="minorHAnsi"/>
              <w:noProof/>
              <w:sz w:val="22"/>
              <w:lang w:eastAsia="sk-SK"/>
            </w:rPr>
          </w:pPr>
          <w:hyperlink w:anchor="_Toc503868214" w:history="1">
            <w:r w:rsidRPr="00FD66DA">
              <w:rPr>
                <w:rStyle w:val="Hypertextovprepojenie"/>
                <w:noProof/>
              </w:rPr>
              <w:t>3.2.1</w:t>
            </w:r>
            <w:r>
              <w:rPr>
                <w:rFonts w:asciiTheme="minorHAnsi" w:hAnsiTheme="minorHAnsi"/>
                <w:noProof/>
                <w:sz w:val="22"/>
                <w:lang w:eastAsia="sk-SK"/>
              </w:rPr>
              <w:tab/>
            </w:r>
            <w:r w:rsidRPr="00FD66DA">
              <w:rPr>
                <w:rStyle w:val="Hypertextovprepojenie"/>
                <w:noProof/>
              </w:rPr>
              <w:t>Singleton</w:t>
            </w:r>
            <w:r>
              <w:rPr>
                <w:noProof/>
                <w:webHidden/>
              </w:rPr>
              <w:tab/>
            </w:r>
            <w:r>
              <w:rPr>
                <w:noProof/>
                <w:webHidden/>
              </w:rPr>
              <w:fldChar w:fldCharType="begin"/>
            </w:r>
            <w:r>
              <w:rPr>
                <w:noProof/>
                <w:webHidden/>
              </w:rPr>
              <w:instrText xml:space="preserve"> PAGEREF _Toc503868214 \h </w:instrText>
            </w:r>
            <w:r>
              <w:rPr>
                <w:noProof/>
                <w:webHidden/>
              </w:rPr>
            </w:r>
            <w:r>
              <w:rPr>
                <w:noProof/>
                <w:webHidden/>
              </w:rPr>
              <w:fldChar w:fldCharType="separate"/>
            </w:r>
            <w:r w:rsidR="00AD5087">
              <w:rPr>
                <w:noProof/>
                <w:webHidden/>
              </w:rPr>
              <w:t>14</w:t>
            </w:r>
            <w:r>
              <w:rPr>
                <w:noProof/>
                <w:webHidden/>
              </w:rPr>
              <w:fldChar w:fldCharType="end"/>
            </w:r>
          </w:hyperlink>
        </w:p>
        <w:p w14:paraId="6F76DD6A" w14:textId="53C8274C" w:rsidR="00AC34AF" w:rsidRDefault="00AC34AF">
          <w:pPr>
            <w:pStyle w:val="Obsah3"/>
            <w:tabs>
              <w:tab w:val="left" w:pos="1889"/>
              <w:tab w:val="right" w:leader="dot" w:pos="8493"/>
            </w:tabs>
            <w:rPr>
              <w:rFonts w:asciiTheme="minorHAnsi" w:hAnsiTheme="minorHAnsi"/>
              <w:noProof/>
              <w:sz w:val="22"/>
              <w:lang w:eastAsia="sk-SK"/>
            </w:rPr>
          </w:pPr>
          <w:hyperlink w:anchor="_Toc503868215" w:history="1">
            <w:r w:rsidRPr="00FD66DA">
              <w:rPr>
                <w:rStyle w:val="Hypertextovprepojenie"/>
                <w:noProof/>
              </w:rPr>
              <w:t>3.2.2</w:t>
            </w:r>
            <w:r>
              <w:rPr>
                <w:rFonts w:asciiTheme="minorHAnsi" w:hAnsiTheme="minorHAnsi"/>
                <w:noProof/>
                <w:sz w:val="22"/>
                <w:lang w:eastAsia="sk-SK"/>
              </w:rPr>
              <w:tab/>
            </w:r>
            <w:r w:rsidRPr="00FD66DA">
              <w:rPr>
                <w:rStyle w:val="Hypertextovprepojenie"/>
                <w:noProof/>
              </w:rPr>
              <w:t>Proxy</w:t>
            </w:r>
            <w:r>
              <w:rPr>
                <w:noProof/>
                <w:webHidden/>
              </w:rPr>
              <w:tab/>
            </w:r>
            <w:r>
              <w:rPr>
                <w:noProof/>
                <w:webHidden/>
              </w:rPr>
              <w:fldChar w:fldCharType="begin"/>
            </w:r>
            <w:r>
              <w:rPr>
                <w:noProof/>
                <w:webHidden/>
              </w:rPr>
              <w:instrText xml:space="preserve"> PAGEREF _Toc503868215 \h </w:instrText>
            </w:r>
            <w:r>
              <w:rPr>
                <w:noProof/>
                <w:webHidden/>
              </w:rPr>
            </w:r>
            <w:r>
              <w:rPr>
                <w:noProof/>
                <w:webHidden/>
              </w:rPr>
              <w:fldChar w:fldCharType="separate"/>
            </w:r>
            <w:r w:rsidR="00AD5087">
              <w:rPr>
                <w:noProof/>
                <w:webHidden/>
              </w:rPr>
              <w:t>14</w:t>
            </w:r>
            <w:r>
              <w:rPr>
                <w:noProof/>
                <w:webHidden/>
              </w:rPr>
              <w:fldChar w:fldCharType="end"/>
            </w:r>
          </w:hyperlink>
        </w:p>
        <w:p w14:paraId="3E1921F8" w14:textId="31FD14AD" w:rsidR="00AC34AF" w:rsidRDefault="00AC34AF">
          <w:pPr>
            <w:pStyle w:val="Obsah1"/>
            <w:rPr>
              <w:rFonts w:asciiTheme="minorHAnsi" w:hAnsiTheme="minorHAnsi"/>
              <w:noProof/>
              <w:sz w:val="22"/>
              <w:lang w:eastAsia="sk-SK"/>
            </w:rPr>
          </w:pPr>
          <w:hyperlink w:anchor="_Toc503868216" w:history="1">
            <w:r w:rsidRPr="00FD66DA">
              <w:rPr>
                <w:rStyle w:val="Hypertextovprepojenie"/>
                <w:noProof/>
              </w:rPr>
              <w:t>4</w:t>
            </w:r>
            <w:r>
              <w:rPr>
                <w:rFonts w:asciiTheme="minorHAnsi" w:hAnsiTheme="minorHAnsi"/>
                <w:noProof/>
                <w:sz w:val="22"/>
                <w:lang w:eastAsia="sk-SK"/>
              </w:rPr>
              <w:tab/>
            </w:r>
            <w:r w:rsidRPr="00FD66DA">
              <w:rPr>
                <w:rStyle w:val="Hypertextovprepojenie"/>
                <w:noProof/>
              </w:rPr>
              <w:t>Architektúra riešenia</w:t>
            </w:r>
            <w:r>
              <w:rPr>
                <w:noProof/>
                <w:webHidden/>
              </w:rPr>
              <w:tab/>
            </w:r>
            <w:r>
              <w:rPr>
                <w:noProof/>
                <w:webHidden/>
              </w:rPr>
              <w:fldChar w:fldCharType="begin"/>
            </w:r>
            <w:r>
              <w:rPr>
                <w:noProof/>
                <w:webHidden/>
              </w:rPr>
              <w:instrText xml:space="preserve"> PAGEREF _Toc503868216 \h </w:instrText>
            </w:r>
            <w:r>
              <w:rPr>
                <w:noProof/>
                <w:webHidden/>
              </w:rPr>
            </w:r>
            <w:r>
              <w:rPr>
                <w:noProof/>
                <w:webHidden/>
              </w:rPr>
              <w:fldChar w:fldCharType="separate"/>
            </w:r>
            <w:r w:rsidR="00AD5087">
              <w:rPr>
                <w:noProof/>
                <w:webHidden/>
              </w:rPr>
              <w:t>16</w:t>
            </w:r>
            <w:r>
              <w:rPr>
                <w:noProof/>
                <w:webHidden/>
              </w:rPr>
              <w:fldChar w:fldCharType="end"/>
            </w:r>
          </w:hyperlink>
        </w:p>
        <w:p w14:paraId="653907AD" w14:textId="3953FF10" w:rsidR="00AC34AF" w:rsidRDefault="00AC34AF">
          <w:pPr>
            <w:pStyle w:val="Obsah2"/>
            <w:tabs>
              <w:tab w:val="left" w:pos="1540"/>
              <w:tab w:val="right" w:leader="dot" w:pos="8493"/>
            </w:tabs>
            <w:rPr>
              <w:rFonts w:asciiTheme="minorHAnsi" w:hAnsiTheme="minorHAnsi"/>
              <w:noProof/>
              <w:sz w:val="22"/>
              <w:lang w:eastAsia="sk-SK"/>
            </w:rPr>
          </w:pPr>
          <w:hyperlink w:anchor="_Toc503868217" w:history="1">
            <w:r w:rsidRPr="00FD66DA">
              <w:rPr>
                <w:rStyle w:val="Hypertextovprepojenie"/>
                <w:noProof/>
              </w:rPr>
              <w:t>4.1</w:t>
            </w:r>
            <w:r>
              <w:rPr>
                <w:rFonts w:asciiTheme="minorHAnsi" w:hAnsiTheme="minorHAnsi"/>
                <w:noProof/>
                <w:sz w:val="22"/>
                <w:lang w:eastAsia="sk-SK"/>
              </w:rPr>
              <w:tab/>
            </w:r>
            <w:r w:rsidRPr="00FD66DA">
              <w:rPr>
                <w:rStyle w:val="Hypertextovprepojenie"/>
                <w:noProof/>
              </w:rPr>
              <w:t>Princíp použitia</w:t>
            </w:r>
            <w:r>
              <w:rPr>
                <w:noProof/>
                <w:webHidden/>
              </w:rPr>
              <w:tab/>
            </w:r>
            <w:r>
              <w:rPr>
                <w:noProof/>
                <w:webHidden/>
              </w:rPr>
              <w:fldChar w:fldCharType="begin"/>
            </w:r>
            <w:r>
              <w:rPr>
                <w:noProof/>
                <w:webHidden/>
              </w:rPr>
              <w:instrText xml:space="preserve"> PAGEREF _Toc503868217 \h </w:instrText>
            </w:r>
            <w:r>
              <w:rPr>
                <w:noProof/>
                <w:webHidden/>
              </w:rPr>
            </w:r>
            <w:r>
              <w:rPr>
                <w:noProof/>
                <w:webHidden/>
              </w:rPr>
              <w:fldChar w:fldCharType="separate"/>
            </w:r>
            <w:r w:rsidR="00AD5087">
              <w:rPr>
                <w:noProof/>
                <w:webHidden/>
              </w:rPr>
              <w:t>16</w:t>
            </w:r>
            <w:r>
              <w:rPr>
                <w:noProof/>
                <w:webHidden/>
              </w:rPr>
              <w:fldChar w:fldCharType="end"/>
            </w:r>
          </w:hyperlink>
        </w:p>
        <w:p w14:paraId="57E856DB" w14:textId="7AB8ACE8" w:rsidR="00AC34AF" w:rsidRDefault="00AC34AF">
          <w:pPr>
            <w:pStyle w:val="Obsah2"/>
            <w:tabs>
              <w:tab w:val="left" w:pos="1540"/>
              <w:tab w:val="right" w:leader="dot" w:pos="8493"/>
            </w:tabs>
            <w:rPr>
              <w:rFonts w:asciiTheme="minorHAnsi" w:hAnsiTheme="minorHAnsi"/>
              <w:noProof/>
              <w:sz w:val="22"/>
              <w:lang w:eastAsia="sk-SK"/>
            </w:rPr>
          </w:pPr>
          <w:hyperlink w:anchor="_Toc503868218" w:history="1">
            <w:r w:rsidRPr="00FD66DA">
              <w:rPr>
                <w:rStyle w:val="Hypertextovprepojenie"/>
                <w:noProof/>
              </w:rPr>
              <w:t>4.2</w:t>
            </w:r>
            <w:r>
              <w:rPr>
                <w:rFonts w:asciiTheme="minorHAnsi" w:hAnsiTheme="minorHAnsi"/>
                <w:noProof/>
                <w:sz w:val="22"/>
                <w:lang w:eastAsia="sk-SK"/>
              </w:rPr>
              <w:tab/>
            </w:r>
            <w:r w:rsidRPr="00FD66DA">
              <w:rPr>
                <w:rStyle w:val="Hypertextovprepojenie"/>
                <w:noProof/>
              </w:rPr>
              <w:t>Generátor zdrojového kódu</w:t>
            </w:r>
            <w:r>
              <w:rPr>
                <w:noProof/>
                <w:webHidden/>
              </w:rPr>
              <w:tab/>
            </w:r>
            <w:r>
              <w:rPr>
                <w:noProof/>
                <w:webHidden/>
              </w:rPr>
              <w:fldChar w:fldCharType="begin"/>
            </w:r>
            <w:r>
              <w:rPr>
                <w:noProof/>
                <w:webHidden/>
              </w:rPr>
              <w:instrText xml:space="preserve"> PAGEREF _Toc503868218 \h </w:instrText>
            </w:r>
            <w:r>
              <w:rPr>
                <w:noProof/>
                <w:webHidden/>
              </w:rPr>
            </w:r>
            <w:r>
              <w:rPr>
                <w:noProof/>
                <w:webHidden/>
              </w:rPr>
              <w:fldChar w:fldCharType="separate"/>
            </w:r>
            <w:r w:rsidR="00AD5087">
              <w:rPr>
                <w:noProof/>
                <w:webHidden/>
              </w:rPr>
              <w:t>17</w:t>
            </w:r>
            <w:r>
              <w:rPr>
                <w:noProof/>
                <w:webHidden/>
              </w:rPr>
              <w:fldChar w:fldCharType="end"/>
            </w:r>
          </w:hyperlink>
        </w:p>
        <w:p w14:paraId="0758F5B1" w14:textId="158A4975" w:rsidR="00AC34AF" w:rsidRDefault="00AC34AF">
          <w:pPr>
            <w:pStyle w:val="Obsah1"/>
            <w:rPr>
              <w:rFonts w:asciiTheme="minorHAnsi" w:hAnsiTheme="minorHAnsi"/>
              <w:noProof/>
              <w:sz w:val="22"/>
              <w:lang w:eastAsia="sk-SK"/>
            </w:rPr>
          </w:pPr>
          <w:hyperlink w:anchor="_Toc503868219" w:history="1">
            <w:r w:rsidRPr="00FD66DA">
              <w:rPr>
                <w:rStyle w:val="Hypertextovprepojenie"/>
                <w:noProof/>
              </w:rPr>
              <w:t>5</w:t>
            </w:r>
            <w:r>
              <w:rPr>
                <w:rFonts w:asciiTheme="minorHAnsi" w:hAnsiTheme="minorHAnsi"/>
                <w:noProof/>
                <w:sz w:val="22"/>
                <w:lang w:eastAsia="sk-SK"/>
              </w:rPr>
              <w:tab/>
            </w:r>
            <w:r w:rsidRPr="00FD66DA">
              <w:rPr>
                <w:rStyle w:val="Hypertextovprepojenie"/>
                <w:noProof/>
              </w:rPr>
              <w:t>Integrované používateľské prostredie</w:t>
            </w:r>
            <w:r>
              <w:rPr>
                <w:noProof/>
                <w:webHidden/>
              </w:rPr>
              <w:tab/>
            </w:r>
            <w:r>
              <w:rPr>
                <w:noProof/>
                <w:webHidden/>
              </w:rPr>
              <w:fldChar w:fldCharType="begin"/>
            </w:r>
            <w:r>
              <w:rPr>
                <w:noProof/>
                <w:webHidden/>
              </w:rPr>
              <w:instrText xml:space="preserve"> PAGEREF _Toc503868219 \h </w:instrText>
            </w:r>
            <w:r>
              <w:rPr>
                <w:noProof/>
                <w:webHidden/>
              </w:rPr>
            </w:r>
            <w:r>
              <w:rPr>
                <w:noProof/>
                <w:webHidden/>
              </w:rPr>
              <w:fldChar w:fldCharType="separate"/>
            </w:r>
            <w:r w:rsidR="00AD5087">
              <w:rPr>
                <w:noProof/>
                <w:webHidden/>
              </w:rPr>
              <w:t>19</w:t>
            </w:r>
            <w:r>
              <w:rPr>
                <w:noProof/>
                <w:webHidden/>
              </w:rPr>
              <w:fldChar w:fldCharType="end"/>
            </w:r>
          </w:hyperlink>
        </w:p>
        <w:p w14:paraId="7AD62A84" w14:textId="6A2BD192" w:rsidR="00AC34AF" w:rsidRDefault="00AC34AF">
          <w:pPr>
            <w:pStyle w:val="Obsah2"/>
            <w:tabs>
              <w:tab w:val="left" w:pos="1540"/>
              <w:tab w:val="right" w:leader="dot" w:pos="8493"/>
            </w:tabs>
            <w:rPr>
              <w:rFonts w:asciiTheme="minorHAnsi" w:hAnsiTheme="minorHAnsi"/>
              <w:noProof/>
              <w:sz w:val="22"/>
              <w:lang w:eastAsia="sk-SK"/>
            </w:rPr>
          </w:pPr>
          <w:hyperlink w:anchor="_Toc503868220" w:history="1">
            <w:r w:rsidRPr="00FD66DA">
              <w:rPr>
                <w:rStyle w:val="Hypertextovprepojenie"/>
                <w:noProof/>
              </w:rPr>
              <w:t>5.1</w:t>
            </w:r>
            <w:r>
              <w:rPr>
                <w:rFonts w:asciiTheme="minorHAnsi" w:hAnsiTheme="minorHAnsi"/>
                <w:noProof/>
                <w:sz w:val="22"/>
                <w:lang w:eastAsia="sk-SK"/>
              </w:rPr>
              <w:tab/>
            </w:r>
            <w:r w:rsidRPr="00FD66DA">
              <w:rPr>
                <w:rStyle w:val="Hypertextovprepojenie"/>
                <w:noProof/>
              </w:rPr>
              <w:t>Abstraktný syntaktický strom</w:t>
            </w:r>
            <w:r>
              <w:rPr>
                <w:noProof/>
                <w:webHidden/>
              </w:rPr>
              <w:tab/>
            </w:r>
            <w:r>
              <w:rPr>
                <w:noProof/>
                <w:webHidden/>
              </w:rPr>
              <w:fldChar w:fldCharType="begin"/>
            </w:r>
            <w:r>
              <w:rPr>
                <w:noProof/>
                <w:webHidden/>
              </w:rPr>
              <w:instrText xml:space="preserve"> PAGEREF _Toc503868220 \h </w:instrText>
            </w:r>
            <w:r>
              <w:rPr>
                <w:noProof/>
                <w:webHidden/>
              </w:rPr>
            </w:r>
            <w:r>
              <w:rPr>
                <w:noProof/>
                <w:webHidden/>
              </w:rPr>
              <w:fldChar w:fldCharType="separate"/>
            </w:r>
            <w:r w:rsidR="00AD5087">
              <w:rPr>
                <w:noProof/>
                <w:webHidden/>
              </w:rPr>
              <w:t>21</w:t>
            </w:r>
            <w:r>
              <w:rPr>
                <w:noProof/>
                <w:webHidden/>
              </w:rPr>
              <w:fldChar w:fldCharType="end"/>
            </w:r>
          </w:hyperlink>
        </w:p>
        <w:p w14:paraId="0529F208" w14:textId="4486641D" w:rsidR="00AC34AF" w:rsidRDefault="00AC34AF">
          <w:pPr>
            <w:pStyle w:val="Obsah2"/>
            <w:tabs>
              <w:tab w:val="left" w:pos="1540"/>
              <w:tab w:val="right" w:leader="dot" w:pos="8493"/>
            </w:tabs>
            <w:rPr>
              <w:rFonts w:asciiTheme="minorHAnsi" w:hAnsiTheme="minorHAnsi"/>
              <w:noProof/>
              <w:sz w:val="22"/>
              <w:lang w:eastAsia="sk-SK"/>
            </w:rPr>
          </w:pPr>
          <w:hyperlink w:anchor="_Toc503868221" w:history="1">
            <w:r w:rsidRPr="00FD66DA">
              <w:rPr>
                <w:rStyle w:val="Hypertextovprepojenie"/>
                <w:noProof/>
              </w:rPr>
              <w:t>5.2</w:t>
            </w:r>
            <w:r>
              <w:rPr>
                <w:rFonts w:asciiTheme="minorHAnsi" w:hAnsiTheme="minorHAnsi"/>
                <w:noProof/>
                <w:sz w:val="22"/>
                <w:lang w:eastAsia="sk-SK"/>
              </w:rPr>
              <w:tab/>
            </w:r>
            <w:r w:rsidRPr="00FD66DA">
              <w:rPr>
                <w:rStyle w:val="Hypertextovprepojenie"/>
                <w:noProof/>
              </w:rPr>
              <w:t>Statická analýza komponentov</w:t>
            </w:r>
            <w:r>
              <w:rPr>
                <w:noProof/>
                <w:webHidden/>
              </w:rPr>
              <w:tab/>
            </w:r>
            <w:r>
              <w:rPr>
                <w:noProof/>
                <w:webHidden/>
              </w:rPr>
              <w:fldChar w:fldCharType="begin"/>
            </w:r>
            <w:r>
              <w:rPr>
                <w:noProof/>
                <w:webHidden/>
              </w:rPr>
              <w:instrText xml:space="preserve"> PAGEREF _Toc503868221 \h </w:instrText>
            </w:r>
            <w:r>
              <w:rPr>
                <w:noProof/>
                <w:webHidden/>
              </w:rPr>
            </w:r>
            <w:r>
              <w:rPr>
                <w:noProof/>
                <w:webHidden/>
              </w:rPr>
              <w:fldChar w:fldCharType="separate"/>
            </w:r>
            <w:r w:rsidR="00AD5087">
              <w:rPr>
                <w:noProof/>
                <w:webHidden/>
              </w:rPr>
              <w:t>22</w:t>
            </w:r>
            <w:r>
              <w:rPr>
                <w:noProof/>
                <w:webHidden/>
              </w:rPr>
              <w:fldChar w:fldCharType="end"/>
            </w:r>
          </w:hyperlink>
        </w:p>
        <w:p w14:paraId="3536DBEC" w14:textId="21B9C48C" w:rsidR="00AC34AF" w:rsidRDefault="00AC34AF">
          <w:pPr>
            <w:pStyle w:val="Obsah1"/>
            <w:rPr>
              <w:rFonts w:asciiTheme="minorHAnsi" w:hAnsiTheme="minorHAnsi"/>
              <w:noProof/>
              <w:sz w:val="22"/>
              <w:lang w:eastAsia="sk-SK"/>
            </w:rPr>
          </w:pPr>
          <w:hyperlink w:anchor="_Toc503868222" w:history="1">
            <w:r w:rsidRPr="00FD66DA">
              <w:rPr>
                <w:rStyle w:val="Hypertextovprepojenie"/>
                <w:noProof/>
              </w:rPr>
              <w:t>6</w:t>
            </w:r>
            <w:r>
              <w:rPr>
                <w:rFonts w:asciiTheme="minorHAnsi" w:hAnsiTheme="minorHAnsi"/>
                <w:noProof/>
                <w:sz w:val="22"/>
                <w:lang w:eastAsia="sk-SK"/>
              </w:rPr>
              <w:tab/>
            </w:r>
            <w:r w:rsidRPr="00FD66DA">
              <w:rPr>
                <w:rStyle w:val="Hypertextovprepojenie"/>
                <w:noProof/>
              </w:rPr>
              <w:t>Analýza komponentov</w:t>
            </w:r>
            <w:r>
              <w:rPr>
                <w:noProof/>
                <w:webHidden/>
              </w:rPr>
              <w:tab/>
            </w:r>
            <w:r>
              <w:rPr>
                <w:noProof/>
                <w:webHidden/>
              </w:rPr>
              <w:fldChar w:fldCharType="begin"/>
            </w:r>
            <w:r>
              <w:rPr>
                <w:noProof/>
                <w:webHidden/>
              </w:rPr>
              <w:instrText xml:space="preserve"> PAGEREF _Toc503868222 \h </w:instrText>
            </w:r>
            <w:r>
              <w:rPr>
                <w:noProof/>
                <w:webHidden/>
              </w:rPr>
            </w:r>
            <w:r>
              <w:rPr>
                <w:noProof/>
                <w:webHidden/>
              </w:rPr>
              <w:fldChar w:fldCharType="separate"/>
            </w:r>
            <w:r w:rsidR="00AD5087">
              <w:rPr>
                <w:noProof/>
                <w:webHidden/>
              </w:rPr>
              <w:t>23</w:t>
            </w:r>
            <w:r>
              <w:rPr>
                <w:noProof/>
                <w:webHidden/>
              </w:rPr>
              <w:fldChar w:fldCharType="end"/>
            </w:r>
          </w:hyperlink>
        </w:p>
        <w:p w14:paraId="149FBD5C" w14:textId="53204A42" w:rsidR="00AC34AF" w:rsidRDefault="00AC34AF">
          <w:pPr>
            <w:pStyle w:val="Obsah2"/>
            <w:tabs>
              <w:tab w:val="left" w:pos="1540"/>
              <w:tab w:val="right" w:leader="dot" w:pos="8493"/>
            </w:tabs>
            <w:rPr>
              <w:rFonts w:asciiTheme="minorHAnsi" w:hAnsiTheme="minorHAnsi"/>
              <w:noProof/>
              <w:sz w:val="22"/>
              <w:lang w:eastAsia="sk-SK"/>
            </w:rPr>
          </w:pPr>
          <w:hyperlink w:anchor="_Toc503868223" w:history="1">
            <w:r w:rsidRPr="00FD66DA">
              <w:rPr>
                <w:rStyle w:val="Hypertextovprepojenie"/>
                <w:noProof/>
              </w:rPr>
              <w:t>6.1</w:t>
            </w:r>
            <w:r>
              <w:rPr>
                <w:rFonts w:asciiTheme="minorHAnsi" w:hAnsiTheme="minorHAnsi"/>
                <w:noProof/>
                <w:sz w:val="22"/>
                <w:lang w:eastAsia="sk-SK"/>
              </w:rPr>
              <w:tab/>
            </w:r>
            <w:r w:rsidRPr="00FD66DA">
              <w:rPr>
                <w:rStyle w:val="Hypertextovprepojenie"/>
                <w:noProof/>
              </w:rPr>
              <w:t>Časovač (acp.common.timer)</w:t>
            </w:r>
            <w:r>
              <w:rPr>
                <w:noProof/>
                <w:webHidden/>
              </w:rPr>
              <w:tab/>
            </w:r>
            <w:r>
              <w:rPr>
                <w:noProof/>
                <w:webHidden/>
              </w:rPr>
              <w:fldChar w:fldCharType="begin"/>
            </w:r>
            <w:r>
              <w:rPr>
                <w:noProof/>
                <w:webHidden/>
              </w:rPr>
              <w:instrText xml:space="preserve"> PAGEREF _Toc503868223 \h </w:instrText>
            </w:r>
            <w:r>
              <w:rPr>
                <w:noProof/>
                <w:webHidden/>
              </w:rPr>
            </w:r>
            <w:r>
              <w:rPr>
                <w:noProof/>
                <w:webHidden/>
              </w:rPr>
              <w:fldChar w:fldCharType="separate"/>
            </w:r>
            <w:r w:rsidR="00AD5087">
              <w:rPr>
                <w:noProof/>
                <w:webHidden/>
              </w:rPr>
              <w:t>24</w:t>
            </w:r>
            <w:r>
              <w:rPr>
                <w:noProof/>
                <w:webHidden/>
              </w:rPr>
              <w:fldChar w:fldCharType="end"/>
            </w:r>
          </w:hyperlink>
        </w:p>
        <w:p w14:paraId="4F3036FB" w14:textId="2430DE53" w:rsidR="00AC34AF" w:rsidRDefault="00AC34AF">
          <w:pPr>
            <w:pStyle w:val="Obsah2"/>
            <w:tabs>
              <w:tab w:val="left" w:pos="1540"/>
              <w:tab w:val="right" w:leader="dot" w:pos="8493"/>
            </w:tabs>
            <w:rPr>
              <w:rFonts w:asciiTheme="minorHAnsi" w:hAnsiTheme="minorHAnsi"/>
              <w:noProof/>
              <w:sz w:val="22"/>
              <w:lang w:eastAsia="sk-SK"/>
            </w:rPr>
          </w:pPr>
          <w:hyperlink w:anchor="_Toc503868224" w:history="1">
            <w:r w:rsidRPr="00FD66DA">
              <w:rPr>
                <w:rStyle w:val="Hypertextovprepojenie"/>
                <w:noProof/>
              </w:rPr>
              <w:t>6.2</w:t>
            </w:r>
            <w:r>
              <w:rPr>
                <w:rFonts w:asciiTheme="minorHAnsi" w:hAnsiTheme="minorHAnsi"/>
                <w:noProof/>
                <w:sz w:val="22"/>
                <w:lang w:eastAsia="sk-SK"/>
              </w:rPr>
              <w:tab/>
            </w:r>
            <w:r w:rsidRPr="00FD66DA">
              <w:rPr>
                <w:rStyle w:val="Hypertextovprepojenie"/>
                <w:noProof/>
              </w:rPr>
              <w:t>Prepínač (acp.common.switch)</w:t>
            </w:r>
            <w:r>
              <w:rPr>
                <w:noProof/>
                <w:webHidden/>
              </w:rPr>
              <w:tab/>
            </w:r>
            <w:r>
              <w:rPr>
                <w:noProof/>
                <w:webHidden/>
              </w:rPr>
              <w:fldChar w:fldCharType="begin"/>
            </w:r>
            <w:r>
              <w:rPr>
                <w:noProof/>
                <w:webHidden/>
              </w:rPr>
              <w:instrText xml:space="preserve"> PAGEREF _Toc503868224 \h </w:instrText>
            </w:r>
            <w:r>
              <w:rPr>
                <w:noProof/>
                <w:webHidden/>
              </w:rPr>
            </w:r>
            <w:r>
              <w:rPr>
                <w:noProof/>
                <w:webHidden/>
              </w:rPr>
              <w:fldChar w:fldCharType="separate"/>
            </w:r>
            <w:r w:rsidR="00AD5087">
              <w:rPr>
                <w:noProof/>
                <w:webHidden/>
              </w:rPr>
              <w:t>24</w:t>
            </w:r>
            <w:r>
              <w:rPr>
                <w:noProof/>
                <w:webHidden/>
              </w:rPr>
              <w:fldChar w:fldCharType="end"/>
            </w:r>
          </w:hyperlink>
        </w:p>
        <w:p w14:paraId="07BA1CBE" w14:textId="4F63AFA9" w:rsidR="00AC34AF" w:rsidRDefault="00AC34AF">
          <w:pPr>
            <w:pStyle w:val="Obsah2"/>
            <w:tabs>
              <w:tab w:val="left" w:pos="1540"/>
              <w:tab w:val="right" w:leader="dot" w:pos="8493"/>
            </w:tabs>
            <w:rPr>
              <w:rFonts w:asciiTheme="minorHAnsi" w:hAnsiTheme="minorHAnsi"/>
              <w:noProof/>
              <w:sz w:val="22"/>
              <w:lang w:eastAsia="sk-SK"/>
            </w:rPr>
          </w:pPr>
          <w:hyperlink w:anchor="_Toc503868225" w:history="1">
            <w:r w:rsidRPr="00FD66DA">
              <w:rPr>
                <w:rStyle w:val="Hypertextovprepojenie"/>
                <w:noProof/>
              </w:rPr>
              <w:t>6.3</w:t>
            </w:r>
            <w:r>
              <w:rPr>
                <w:rFonts w:asciiTheme="minorHAnsi" w:hAnsiTheme="minorHAnsi"/>
                <w:noProof/>
                <w:sz w:val="22"/>
                <w:lang w:eastAsia="sk-SK"/>
              </w:rPr>
              <w:tab/>
            </w:r>
            <w:r w:rsidRPr="00FD66DA">
              <w:rPr>
                <w:rStyle w:val="Hypertextovprepojenie"/>
                <w:noProof/>
              </w:rPr>
              <w:t>Digitálne čítanie vstupu (acp.common.digital_input_pin)</w:t>
            </w:r>
            <w:r>
              <w:rPr>
                <w:noProof/>
                <w:webHidden/>
              </w:rPr>
              <w:tab/>
            </w:r>
            <w:r>
              <w:rPr>
                <w:noProof/>
                <w:webHidden/>
              </w:rPr>
              <w:fldChar w:fldCharType="begin"/>
            </w:r>
            <w:r>
              <w:rPr>
                <w:noProof/>
                <w:webHidden/>
              </w:rPr>
              <w:instrText xml:space="preserve"> PAGEREF _Toc503868225 \h </w:instrText>
            </w:r>
            <w:r>
              <w:rPr>
                <w:noProof/>
                <w:webHidden/>
              </w:rPr>
            </w:r>
            <w:r>
              <w:rPr>
                <w:noProof/>
                <w:webHidden/>
              </w:rPr>
              <w:fldChar w:fldCharType="separate"/>
            </w:r>
            <w:r w:rsidR="00AD5087">
              <w:rPr>
                <w:noProof/>
                <w:webHidden/>
              </w:rPr>
              <w:t>25</w:t>
            </w:r>
            <w:r>
              <w:rPr>
                <w:noProof/>
                <w:webHidden/>
              </w:rPr>
              <w:fldChar w:fldCharType="end"/>
            </w:r>
          </w:hyperlink>
        </w:p>
        <w:p w14:paraId="09ED6B89" w14:textId="1FB53683" w:rsidR="00AC34AF" w:rsidRDefault="00AC34AF">
          <w:pPr>
            <w:pStyle w:val="Obsah2"/>
            <w:tabs>
              <w:tab w:val="left" w:pos="1540"/>
              <w:tab w:val="right" w:leader="dot" w:pos="8493"/>
            </w:tabs>
            <w:rPr>
              <w:rFonts w:asciiTheme="minorHAnsi" w:hAnsiTheme="minorHAnsi"/>
              <w:noProof/>
              <w:sz w:val="22"/>
              <w:lang w:eastAsia="sk-SK"/>
            </w:rPr>
          </w:pPr>
          <w:hyperlink w:anchor="_Toc503868226" w:history="1">
            <w:r w:rsidRPr="00FD66DA">
              <w:rPr>
                <w:rStyle w:val="Hypertextovprepojenie"/>
                <w:noProof/>
              </w:rPr>
              <w:t>6.4</w:t>
            </w:r>
            <w:r>
              <w:rPr>
                <w:rFonts w:asciiTheme="minorHAnsi" w:hAnsiTheme="minorHAnsi"/>
                <w:noProof/>
                <w:sz w:val="22"/>
                <w:lang w:eastAsia="sk-SK"/>
              </w:rPr>
              <w:tab/>
            </w:r>
            <w:r w:rsidRPr="00FD66DA">
              <w:rPr>
                <w:rStyle w:val="Hypertextovprepojenie"/>
                <w:noProof/>
              </w:rPr>
              <w:t>Analógové čítanie vstupu (acp.common.analog_input_pin)</w:t>
            </w:r>
            <w:r>
              <w:rPr>
                <w:noProof/>
                <w:webHidden/>
              </w:rPr>
              <w:tab/>
            </w:r>
            <w:r>
              <w:rPr>
                <w:noProof/>
                <w:webHidden/>
              </w:rPr>
              <w:fldChar w:fldCharType="begin"/>
            </w:r>
            <w:r>
              <w:rPr>
                <w:noProof/>
                <w:webHidden/>
              </w:rPr>
              <w:instrText xml:space="preserve"> PAGEREF _Toc503868226 \h </w:instrText>
            </w:r>
            <w:r>
              <w:rPr>
                <w:noProof/>
                <w:webHidden/>
              </w:rPr>
            </w:r>
            <w:r>
              <w:rPr>
                <w:noProof/>
                <w:webHidden/>
              </w:rPr>
              <w:fldChar w:fldCharType="separate"/>
            </w:r>
            <w:r w:rsidR="00AD5087">
              <w:rPr>
                <w:noProof/>
                <w:webHidden/>
              </w:rPr>
              <w:t>26</w:t>
            </w:r>
            <w:r>
              <w:rPr>
                <w:noProof/>
                <w:webHidden/>
              </w:rPr>
              <w:fldChar w:fldCharType="end"/>
            </w:r>
          </w:hyperlink>
        </w:p>
        <w:p w14:paraId="74431752" w14:textId="3AFC0010" w:rsidR="00AC34AF" w:rsidRDefault="00AC34AF">
          <w:pPr>
            <w:pStyle w:val="Obsah1"/>
            <w:rPr>
              <w:rFonts w:asciiTheme="minorHAnsi" w:hAnsiTheme="minorHAnsi"/>
              <w:noProof/>
              <w:sz w:val="22"/>
              <w:lang w:eastAsia="sk-SK"/>
            </w:rPr>
          </w:pPr>
          <w:hyperlink w:anchor="_Toc503868227" w:history="1">
            <w:r w:rsidRPr="00FD66DA">
              <w:rPr>
                <w:rStyle w:val="Hypertextovprepojenie"/>
                <w:noProof/>
              </w:rPr>
              <w:t>7</w:t>
            </w:r>
            <w:r>
              <w:rPr>
                <w:rFonts w:asciiTheme="minorHAnsi" w:hAnsiTheme="minorHAnsi"/>
                <w:noProof/>
                <w:sz w:val="22"/>
                <w:lang w:eastAsia="sk-SK"/>
              </w:rPr>
              <w:tab/>
            </w:r>
            <w:r w:rsidRPr="00FD66DA">
              <w:rPr>
                <w:rStyle w:val="Hypertextovprepojenie"/>
                <w:noProof/>
              </w:rPr>
              <w:t>Záver</w:t>
            </w:r>
            <w:r>
              <w:rPr>
                <w:noProof/>
                <w:webHidden/>
              </w:rPr>
              <w:tab/>
            </w:r>
            <w:r>
              <w:rPr>
                <w:noProof/>
                <w:webHidden/>
              </w:rPr>
              <w:fldChar w:fldCharType="begin"/>
            </w:r>
            <w:r>
              <w:rPr>
                <w:noProof/>
                <w:webHidden/>
              </w:rPr>
              <w:instrText xml:space="preserve"> PAGEREF _Toc503868227 \h </w:instrText>
            </w:r>
            <w:r>
              <w:rPr>
                <w:noProof/>
                <w:webHidden/>
              </w:rPr>
            </w:r>
            <w:r>
              <w:rPr>
                <w:noProof/>
                <w:webHidden/>
              </w:rPr>
              <w:fldChar w:fldCharType="separate"/>
            </w:r>
            <w:r w:rsidR="00AD5087">
              <w:rPr>
                <w:noProof/>
                <w:webHidden/>
              </w:rPr>
              <w:t>27</w:t>
            </w:r>
            <w:r>
              <w:rPr>
                <w:noProof/>
                <w:webHidden/>
              </w:rPr>
              <w:fldChar w:fldCharType="end"/>
            </w:r>
          </w:hyperlink>
        </w:p>
        <w:p w14:paraId="4CE2999A" w14:textId="0EF9DA70" w:rsidR="00AC34AF" w:rsidRDefault="00AC34AF">
          <w:pPr>
            <w:pStyle w:val="Obsah1"/>
            <w:rPr>
              <w:rFonts w:asciiTheme="minorHAnsi" w:hAnsiTheme="minorHAnsi"/>
              <w:noProof/>
              <w:sz w:val="22"/>
              <w:lang w:eastAsia="sk-SK"/>
            </w:rPr>
          </w:pPr>
          <w:hyperlink w:anchor="_Toc503868228" w:history="1">
            <w:r w:rsidRPr="00FD66DA">
              <w:rPr>
                <w:rStyle w:val="Hypertextovprepojenie"/>
                <w:noProof/>
              </w:rPr>
              <w:t>Zoznam použitej literatúry</w:t>
            </w:r>
            <w:r>
              <w:rPr>
                <w:noProof/>
                <w:webHidden/>
              </w:rPr>
              <w:tab/>
            </w:r>
            <w:r>
              <w:rPr>
                <w:noProof/>
                <w:webHidden/>
              </w:rPr>
              <w:fldChar w:fldCharType="begin"/>
            </w:r>
            <w:r>
              <w:rPr>
                <w:noProof/>
                <w:webHidden/>
              </w:rPr>
              <w:instrText xml:space="preserve"> PAGEREF _Toc503868228 \h </w:instrText>
            </w:r>
            <w:r>
              <w:rPr>
                <w:noProof/>
                <w:webHidden/>
              </w:rPr>
            </w:r>
            <w:r>
              <w:rPr>
                <w:noProof/>
                <w:webHidden/>
              </w:rPr>
              <w:fldChar w:fldCharType="separate"/>
            </w:r>
            <w:r w:rsidR="00AD5087">
              <w:rPr>
                <w:noProof/>
                <w:webHidden/>
              </w:rPr>
              <w:t>28</w:t>
            </w:r>
            <w:r>
              <w:rPr>
                <w:noProof/>
                <w:webHidden/>
              </w:rPr>
              <w:fldChar w:fldCharType="end"/>
            </w:r>
          </w:hyperlink>
        </w:p>
        <w:p w14:paraId="2C2B89AE" w14:textId="34AE0327" w:rsidR="00AC34AF" w:rsidRDefault="00AC34AF">
          <w:pPr>
            <w:pStyle w:val="Obsah1"/>
            <w:rPr>
              <w:rFonts w:asciiTheme="minorHAnsi" w:hAnsiTheme="minorHAnsi"/>
              <w:noProof/>
              <w:sz w:val="22"/>
              <w:lang w:eastAsia="sk-SK"/>
            </w:rPr>
          </w:pPr>
          <w:hyperlink w:anchor="_Toc503868229" w:history="1">
            <w:r w:rsidRPr="00FD66DA">
              <w:rPr>
                <w:rStyle w:val="Hypertextovprepojenie"/>
                <w:noProof/>
              </w:rPr>
              <w:t>Príloha č. 1 – Demo projekt</w:t>
            </w:r>
            <w:r>
              <w:rPr>
                <w:noProof/>
                <w:webHidden/>
              </w:rPr>
              <w:tab/>
            </w:r>
            <w:r>
              <w:rPr>
                <w:noProof/>
                <w:webHidden/>
              </w:rPr>
              <w:fldChar w:fldCharType="begin"/>
            </w:r>
            <w:r>
              <w:rPr>
                <w:noProof/>
                <w:webHidden/>
              </w:rPr>
              <w:instrText xml:space="preserve"> PAGEREF _Toc503868229 \h </w:instrText>
            </w:r>
            <w:r>
              <w:rPr>
                <w:noProof/>
                <w:webHidden/>
              </w:rPr>
            </w:r>
            <w:r>
              <w:rPr>
                <w:noProof/>
                <w:webHidden/>
              </w:rPr>
              <w:fldChar w:fldCharType="separate"/>
            </w:r>
            <w:r w:rsidR="00AD5087">
              <w:rPr>
                <w:noProof/>
                <w:webHidden/>
              </w:rPr>
              <w:t>29</w:t>
            </w:r>
            <w:r>
              <w:rPr>
                <w:noProof/>
                <w:webHidden/>
              </w:rPr>
              <w:fldChar w:fldCharType="end"/>
            </w:r>
          </w:hyperlink>
        </w:p>
        <w:p w14:paraId="2EE97F7F" w14:textId="104634B7" w:rsidR="0044720A" w:rsidRPr="007B0182" w:rsidRDefault="00CD2060" w:rsidP="00CD2060">
          <w:pPr>
            <w:tabs>
              <w:tab w:val="left" w:pos="709"/>
              <w:tab w:val="left" w:pos="8505"/>
            </w:tabs>
            <w:ind w:firstLine="0"/>
          </w:pPr>
          <w:r w:rsidRPr="007B0182">
            <w:fldChar w:fldCharType="end"/>
          </w:r>
        </w:p>
      </w:sdtContent>
    </w:sdt>
    <w:p w14:paraId="4ECD00EE" w14:textId="77777777" w:rsidR="0044720A" w:rsidRPr="007B0182" w:rsidRDefault="0044720A">
      <w:pPr>
        <w:spacing w:line="259" w:lineRule="auto"/>
      </w:pPr>
      <w:r w:rsidRPr="007B0182">
        <w:br w:type="page"/>
      </w:r>
    </w:p>
    <w:p w14:paraId="29A9837A" w14:textId="77777777" w:rsidR="009E331D" w:rsidRPr="007B0182" w:rsidRDefault="009E331D" w:rsidP="009E331D">
      <w:pPr>
        <w:pStyle w:val="Nadpis1"/>
      </w:pPr>
      <w:bookmarkStart w:id="0" w:name="_Toc503868200"/>
      <w:r w:rsidRPr="007B0182">
        <w:lastRenderedPageBreak/>
        <w:t>Úvod</w:t>
      </w:r>
      <w:bookmarkEnd w:id="0"/>
    </w:p>
    <w:p w14:paraId="14515E6D" w14:textId="6940C829" w:rsidR="0077298A" w:rsidRDefault="00FF2AD7" w:rsidP="0077298A">
      <w:ins w:id="1" w:author="patrik fm" w:date="2018-01-14T19:08:00Z">
        <w:r>
          <w:t xml:space="preserve">Internet </w:t>
        </w:r>
      </w:ins>
      <w:r w:rsidR="007D4164">
        <w:t>vecí</w:t>
      </w:r>
      <w:ins w:id="2" w:author="patrik fm" w:date="2018-01-14T19:08:00Z">
        <w:r>
          <w:t xml:space="preserve">, anglicky Internet of </w:t>
        </w:r>
        <w:proofErr w:type="spellStart"/>
        <w:r>
          <w:t>Things</w:t>
        </w:r>
        <w:proofErr w:type="spellEnd"/>
        <w:r>
          <w:t xml:space="preserve"> (ďalej len </w:t>
        </w:r>
      </w:ins>
      <w:proofErr w:type="spellStart"/>
      <w:r w:rsidR="0044720A" w:rsidRPr="007B0182">
        <w:t>IoT</w:t>
      </w:r>
      <w:proofErr w:type="spellEnd"/>
      <w:ins w:id="3" w:author="patrik fm" w:date="2018-01-14T19:09:00Z">
        <w:r>
          <w:t>)</w:t>
        </w:r>
      </w:ins>
      <w:del w:id="4" w:author="patrik fm" w:date="2018-01-14T19:09:00Z">
        <w:r w:rsidR="0044720A" w:rsidRPr="007B0182" w:rsidDel="00FF2AD7">
          <w:delText xml:space="preserve"> alebo „internet vecí“</w:delText>
        </w:r>
      </w:del>
      <w:r w:rsidR="0044720A" w:rsidRPr="007B0182">
        <w:t xml:space="preserve"> je </w:t>
      </w:r>
      <w:commentRangeStart w:id="5"/>
      <w:del w:id="6" w:author="patrik fm" w:date="2018-01-14T19:09:00Z">
        <w:r w:rsidR="0044720A" w:rsidRPr="007B0182" w:rsidDel="00FF2AD7">
          <w:delText>pojem resp. téma</w:delText>
        </w:r>
        <w:commentRangeEnd w:id="5"/>
        <w:r w:rsidR="00AC5541" w:rsidRPr="007B0182" w:rsidDel="00FF2AD7">
          <w:rPr>
            <w:rStyle w:val="Odkaznakomentr"/>
          </w:rPr>
          <w:commentReference w:id="5"/>
        </w:r>
      </w:del>
      <w:ins w:id="7" w:author="patrik fm" w:date="2018-01-14T19:09:00Z">
        <w:r>
          <w:t>oblasť</w:t>
        </w:r>
      </w:ins>
      <w:r w:rsidR="0044720A" w:rsidRPr="007B0182">
        <w:t xml:space="preserve">, o ktorej dnes počujeme zo všetkých médií. Vývoju </w:t>
      </w:r>
      <w:proofErr w:type="spellStart"/>
      <w:r w:rsidR="0044720A" w:rsidRPr="007B0182">
        <w:t>IoT</w:t>
      </w:r>
      <w:proofErr w:type="spellEnd"/>
      <w:r w:rsidR="0044720A" w:rsidRPr="007B0182">
        <w:t xml:space="preserve"> zariadení sa venujú známe spoločnosti, ako </w:t>
      </w:r>
      <w:commentRangeStart w:id="8"/>
      <w:r w:rsidR="0044720A" w:rsidRPr="007B0182">
        <w:t>Philips</w:t>
      </w:r>
      <w:commentRangeEnd w:id="8"/>
      <w:r w:rsidR="00AC5541" w:rsidRPr="007B0182">
        <w:rPr>
          <w:rStyle w:val="Odkaznakomentr"/>
        </w:rPr>
        <w:commentReference w:id="8"/>
      </w:r>
      <w:r w:rsidR="002068C4">
        <w:t xml:space="preserve"> so svojím inteligentným osvetlením, Apple s ich technológiou </w:t>
      </w:r>
      <w:proofErr w:type="spellStart"/>
      <w:r w:rsidR="002068C4">
        <w:t>HomeKit</w:t>
      </w:r>
      <w:proofErr w:type="spellEnd"/>
      <w:r w:rsidR="002068C4">
        <w:t xml:space="preserve"> pre prepojenie zariadené v </w:t>
      </w:r>
      <w:proofErr w:type="spellStart"/>
      <w:r w:rsidR="002068C4">
        <w:t>IoT</w:t>
      </w:r>
      <w:proofErr w:type="spellEnd"/>
      <w:r w:rsidR="002068C4">
        <w:t xml:space="preserve">, spoločnosť </w:t>
      </w:r>
      <w:proofErr w:type="spellStart"/>
      <w:r w:rsidR="002068C4">
        <w:t>Nest</w:t>
      </w:r>
      <w:proofErr w:type="spellEnd"/>
      <w:r w:rsidR="002068C4">
        <w:t xml:space="preserve"> (patriaca Googlu) s ich </w:t>
      </w:r>
      <w:proofErr w:type="spellStart"/>
      <w:r w:rsidR="0077298A">
        <w:t>inteligetným</w:t>
      </w:r>
      <w:proofErr w:type="spellEnd"/>
      <w:r w:rsidR="0077298A">
        <w:t xml:space="preserve"> termostatom</w:t>
      </w:r>
      <w:r w:rsidR="0044720A" w:rsidRPr="007B0182">
        <w:t>.</w:t>
      </w:r>
      <w:r w:rsidR="0077298A">
        <w:t xml:space="preserve"> </w:t>
      </w:r>
      <w:proofErr w:type="spellStart"/>
      <w:r w:rsidR="0077298A">
        <w:t>IoT</w:t>
      </w:r>
      <w:proofErr w:type="spellEnd"/>
      <w:r w:rsidR="00E70A35" w:rsidRPr="00E70A35">
        <w:rPr>
          <w:vertAlign w:val="superscript"/>
        </w:rPr>
        <w:t>[3]</w:t>
      </w:r>
      <w:r w:rsidR="0077298A">
        <w:t xml:space="preserve"> však nie je len o zariadeniach pre chytrú domácnosť, s produktmi </w:t>
      </w:r>
      <w:proofErr w:type="spellStart"/>
      <w:r w:rsidR="0077298A">
        <w:t>IoT</w:t>
      </w:r>
      <w:proofErr w:type="spellEnd"/>
      <w:r w:rsidR="0077298A">
        <w:t xml:space="preserve"> sa stretávame v dopravnom priemysle (elektronické značky, radary), v modernom zdravotníctve a mnohých ďalších miestach.</w:t>
      </w:r>
      <w:r w:rsidR="0044720A" w:rsidRPr="007B0182">
        <w:t xml:space="preserve"> </w:t>
      </w:r>
      <w:r w:rsidR="0077298A">
        <w:t>Najvýraznejšej p</w:t>
      </w:r>
      <w:r w:rsidR="0044720A" w:rsidRPr="007B0182">
        <w:t xml:space="preserve">opularizácii </w:t>
      </w:r>
      <w:proofErr w:type="spellStart"/>
      <w:r w:rsidR="0044720A" w:rsidRPr="007B0182">
        <w:t>IoT</w:t>
      </w:r>
      <w:proofErr w:type="spellEnd"/>
      <w:r w:rsidR="0044720A" w:rsidRPr="007B0182">
        <w:t xml:space="preserve"> pomohol príchod zariadení </w:t>
      </w:r>
      <w:commentRangeStart w:id="9"/>
      <w:proofErr w:type="spellStart"/>
      <w:r w:rsidR="0044720A" w:rsidRPr="007B0182">
        <w:t>Arduino</w:t>
      </w:r>
      <w:commentRangeEnd w:id="9"/>
      <w:proofErr w:type="spellEnd"/>
      <w:r w:rsidR="00AC5541" w:rsidRPr="007B0182">
        <w:rPr>
          <w:rStyle w:val="Odkaznakomentr"/>
        </w:rPr>
        <w:commentReference w:id="9"/>
      </w:r>
      <w:r w:rsidR="00E70A35" w:rsidRPr="00E70A35">
        <w:rPr>
          <w:vertAlign w:val="superscript"/>
        </w:rPr>
        <w:t>[1]</w:t>
      </w:r>
      <w:r w:rsidR="0044720A" w:rsidRPr="007B0182">
        <w:t xml:space="preserve">. </w:t>
      </w:r>
      <w:proofErr w:type="spellStart"/>
      <w:r w:rsidR="0044720A" w:rsidRPr="007B0182">
        <w:t>Arduino</w:t>
      </w:r>
      <w:proofErr w:type="spellEnd"/>
      <w:r w:rsidR="0044720A" w:rsidRPr="007B0182">
        <w:t xml:space="preserve"> je </w:t>
      </w:r>
      <w:proofErr w:type="spellStart"/>
      <w:r w:rsidR="0044720A" w:rsidRPr="007B0182">
        <w:t>open-source</w:t>
      </w:r>
      <w:proofErr w:type="spellEnd"/>
      <w:r w:rsidR="0044720A" w:rsidRPr="007B0182">
        <w:t xml:space="preserve"> platforma s</w:t>
      </w:r>
      <w:r w:rsidR="00AC5541" w:rsidRPr="007B0182">
        <w:t> </w:t>
      </w:r>
      <w:proofErr w:type="spellStart"/>
      <w:r w:rsidR="0044720A" w:rsidRPr="007B0182">
        <w:t>mikrokontrol</w:t>
      </w:r>
      <w:r w:rsidR="00AC5541" w:rsidRPr="007B0182">
        <w:t>é</w:t>
      </w:r>
      <w:r w:rsidR="0044720A" w:rsidRPr="007B0182">
        <w:t>rom</w:t>
      </w:r>
      <w:proofErr w:type="spellEnd"/>
      <w:r w:rsidR="0044720A" w:rsidRPr="007B0182">
        <w:t xml:space="preserve"> </w:t>
      </w:r>
      <w:proofErr w:type="spellStart"/>
      <w:r w:rsidR="0044720A" w:rsidRPr="007B0182">
        <w:t>ATmega</w:t>
      </w:r>
      <w:proofErr w:type="spellEnd"/>
      <w:r w:rsidR="0044720A" w:rsidRPr="007B0182">
        <w:t xml:space="preserve">, ktorá vývojárom neponúkla iba hardvér s procesorom, ale aj pomerne jednoduché vývojové prostredie </w:t>
      </w:r>
      <w:proofErr w:type="spellStart"/>
      <w:r w:rsidR="0044720A" w:rsidRPr="007B0182">
        <w:t>Arduino</w:t>
      </w:r>
      <w:proofErr w:type="spellEnd"/>
      <w:r w:rsidR="0044720A" w:rsidRPr="007B0182">
        <w:t xml:space="preserve"> IDE</w:t>
      </w:r>
      <w:r w:rsidR="00E70A35" w:rsidRPr="00E70A35">
        <w:rPr>
          <w:vertAlign w:val="superscript"/>
        </w:rPr>
        <w:t>[2]</w:t>
      </w:r>
      <w:r w:rsidR="0044720A" w:rsidRPr="007B0182">
        <w:t xml:space="preserve">. </w:t>
      </w:r>
      <w:r w:rsidR="0077298A" w:rsidRPr="007B0182">
        <w:t xml:space="preserve">K rozšíreniu týchto zariadení prispela aj ich nízka cena, ktorá sa pohybuje od niekoľkých dolárov. Cena zariadenia </w:t>
      </w:r>
      <w:proofErr w:type="spellStart"/>
      <w:r w:rsidR="0077298A" w:rsidRPr="007B0182">
        <w:t>Arduino</w:t>
      </w:r>
      <w:proofErr w:type="spellEnd"/>
      <w:r w:rsidR="0077298A" w:rsidRPr="007B0182">
        <w:t xml:space="preserve"> </w:t>
      </w:r>
      <w:proofErr w:type="spellStart"/>
      <w:r w:rsidR="0077298A" w:rsidRPr="007B0182">
        <w:t>Nano</w:t>
      </w:r>
      <w:proofErr w:type="spellEnd"/>
      <w:r w:rsidR="0077298A" w:rsidRPr="007B0182">
        <w:t xml:space="preserve"> sa pohybuje okolo 2 dolárov, za čo dostaneme úložný priestor FLASH 32 </w:t>
      </w:r>
      <w:proofErr w:type="spellStart"/>
      <w:r w:rsidR="0077298A" w:rsidRPr="007B0182">
        <w:t>kB</w:t>
      </w:r>
      <w:proofErr w:type="spellEnd"/>
      <w:r w:rsidR="0077298A" w:rsidRPr="007B0182">
        <w:t xml:space="preserve"> a operačnú pamäť SRAM 2048 B</w:t>
      </w:r>
      <w:r w:rsidR="00E70A35" w:rsidRPr="00E70A35">
        <w:rPr>
          <w:vertAlign w:val="superscript"/>
        </w:rPr>
        <w:t>[11]</w:t>
      </w:r>
      <w:r w:rsidR="0077298A" w:rsidRPr="007B0182">
        <w:t>.</w:t>
      </w:r>
    </w:p>
    <w:p w14:paraId="2C06B989" w14:textId="4579FE36" w:rsidR="0044720A" w:rsidRPr="007B0182" w:rsidRDefault="0044720A" w:rsidP="0077298A">
      <w:r w:rsidRPr="007B0182">
        <w:t xml:space="preserve">Vývoj na platforme </w:t>
      </w:r>
      <w:proofErr w:type="spellStart"/>
      <w:r w:rsidRPr="007B0182">
        <w:t>Arduino</w:t>
      </w:r>
      <w:proofErr w:type="spellEnd"/>
      <w:r w:rsidRPr="007B0182">
        <w:t xml:space="preserve"> je založe</w:t>
      </w:r>
      <w:r w:rsidR="0077298A">
        <w:t>ný na programovacom jazyku C++</w:t>
      </w:r>
      <w:r w:rsidR="00E70A35" w:rsidRPr="00E70A35">
        <w:rPr>
          <w:vertAlign w:val="superscript"/>
        </w:rPr>
        <w:t>[4]</w:t>
      </w:r>
      <w:r w:rsidR="0077298A">
        <w:t xml:space="preserve">. Pre program spustiteľný na platforme </w:t>
      </w:r>
      <w:proofErr w:type="spellStart"/>
      <w:r w:rsidR="0077298A">
        <w:t>Arduino</w:t>
      </w:r>
      <w:proofErr w:type="spellEnd"/>
      <w:r w:rsidR="0077298A">
        <w:t xml:space="preserve"> je nutné implementovať dve základné funkcie</w:t>
      </w:r>
      <w:r w:rsidRPr="007B0182">
        <w:t>:</w:t>
      </w:r>
    </w:p>
    <w:p w14:paraId="190886E0" w14:textId="4D4E7BC9" w:rsidR="0044720A" w:rsidRPr="007B0182" w:rsidRDefault="0044720A" w:rsidP="0044720A">
      <w:pPr>
        <w:pStyle w:val="Odsekzoznamu"/>
        <w:numPr>
          <w:ilvl w:val="0"/>
          <w:numId w:val="12"/>
        </w:numPr>
      </w:pPr>
      <w:proofErr w:type="spellStart"/>
      <w:r w:rsidRPr="00FF2AD7">
        <w:rPr>
          <w:rFonts w:ascii="Consolas" w:hAnsi="Consolas"/>
          <w:rPrChange w:id="10" w:author="patrik fm" w:date="2018-01-14T19:11:00Z">
            <w:rPr/>
          </w:rPrChange>
        </w:rPr>
        <w:t>setup</w:t>
      </w:r>
      <w:proofErr w:type="spellEnd"/>
      <w:r w:rsidRPr="00FF2AD7">
        <w:rPr>
          <w:rFonts w:ascii="Consolas" w:hAnsi="Consolas"/>
          <w:rPrChange w:id="11" w:author="patrik fm" w:date="2018-01-14T19:11:00Z">
            <w:rPr/>
          </w:rPrChange>
        </w:rPr>
        <w:t>()</w:t>
      </w:r>
      <w:r w:rsidRPr="007B0182">
        <w:t xml:space="preserve"> – funkcia spustená iba raz</w:t>
      </w:r>
      <w:ins w:id="12" w:author="patrik fm" w:date="2018-01-14T19:12:00Z">
        <w:r w:rsidR="00FF2AD7">
          <w:t>, pri inicializácii zariadenia</w:t>
        </w:r>
      </w:ins>
      <w:del w:id="13" w:author="patrik fm" w:date="2018-01-14T19:12:00Z">
        <w:r w:rsidRPr="007B0182" w:rsidDel="00FF2AD7">
          <w:delText xml:space="preserve"> po zapnutí </w:delText>
        </w:r>
        <w:commentRangeStart w:id="14"/>
        <w:r w:rsidRPr="007B0182" w:rsidDel="00FF2AD7">
          <w:delText>zariadenia</w:delText>
        </w:r>
        <w:commentRangeEnd w:id="14"/>
        <w:r w:rsidR="00AC5541" w:rsidRPr="007B0182" w:rsidDel="00FF2AD7">
          <w:rPr>
            <w:rStyle w:val="Odkaznakomentr"/>
          </w:rPr>
          <w:commentReference w:id="14"/>
        </w:r>
      </w:del>
      <w:ins w:id="15" w:author="patrik fm" w:date="2018-01-14T19:11:00Z">
        <w:r w:rsidR="00FF2AD7">
          <w:t>,</w:t>
        </w:r>
      </w:ins>
    </w:p>
    <w:p w14:paraId="772B0B80" w14:textId="27A737DA" w:rsidR="0044720A" w:rsidRPr="007B0182" w:rsidRDefault="0044720A" w:rsidP="0044720A">
      <w:pPr>
        <w:pStyle w:val="Odsekzoznamu"/>
        <w:numPr>
          <w:ilvl w:val="0"/>
          <w:numId w:val="12"/>
        </w:numPr>
      </w:pPr>
      <w:proofErr w:type="spellStart"/>
      <w:r w:rsidRPr="00FF2AD7">
        <w:rPr>
          <w:rFonts w:ascii="Consolas" w:hAnsi="Consolas"/>
          <w:rPrChange w:id="16" w:author="patrik fm" w:date="2018-01-14T19:12:00Z">
            <w:rPr/>
          </w:rPrChange>
        </w:rPr>
        <w:t>loop</w:t>
      </w:r>
      <w:proofErr w:type="spellEnd"/>
      <w:r w:rsidRPr="00FF2AD7">
        <w:rPr>
          <w:rFonts w:ascii="Consolas" w:hAnsi="Consolas"/>
          <w:rPrChange w:id="17" w:author="patrik fm" w:date="2018-01-14T19:12:00Z">
            <w:rPr/>
          </w:rPrChange>
        </w:rPr>
        <w:t>()</w:t>
      </w:r>
      <w:r w:rsidRPr="007B0182">
        <w:t xml:space="preserve"> – periodicky spúšťaná funkcia, pokiaľ je zariadenie zapnuté</w:t>
      </w:r>
      <w:ins w:id="18" w:author="patrik fm" w:date="2018-01-14T19:11:00Z">
        <w:r w:rsidR="00FF2AD7">
          <w:t>.</w:t>
        </w:r>
      </w:ins>
    </w:p>
    <w:p w14:paraId="49651C52" w14:textId="7671A46E" w:rsidR="0044720A" w:rsidRPr="007B0182" w:rsidRDefault="0044720A" w:rsidP="0044720A">
      <w:r w:rsidRPr="007B0182">
        <w:t xml:space="preserve">Tento prístup nepodporuje efektívny multitasking, na aký sú programátori zvyknutí z programovania pre operačný systém. Obmedzená veľkosť operačnej pamäte nám zatvára dvere pred použitím komplexnejšieho operačného systému, čo však nevylučuje vytvorenie minimalistického plánovača úloh pre toto zariadenie. </w:t>
      </w:r>
    </w:p>
    <w:p w14:paraId="46FC4224" w14:textId="77777777" w:rsidR="00CD2060" w:rsidRPr="007B0182" w:rsidRDefault="00CD2060">
      <w:pPr>
        <w:spacing w:line="259" w:lineRule="auto"/>
        <w:ind w:firstLine="0"/>
        <w:jc w:val="left"/>
        <w:rPr>
          <w:rFonts w:eastAsiaTheme="majorEastAsia" w:cstheme="majorBidi"/>
          <w:b/>
          <w:bCs/>
          <w:color w:val="000000" w:themeColor="text1"/>
          <w:sz w:val="28"/>
          <w:szCs w:val="28"/>
        </w:rPr>
      </w:pPr>
      <w:r w:rsidRPr="007B0182">
        <w:br w:type="page"/>
      </w:r>
    </w:p>
    <w:p w14:paraId="56823C70" w14:textId="77777777" w:rsidR="009E331D" w:rsidRPr="007B0182" w:rsidRDefault="009E331D" w:rsidP="009E331D">
      <w:pPr>
        <w:pStyle w:val="Nadpis2"/>
      </w:pPr>
      <w:bookmarkStart w:id="19" w:name="_Toc503868201"/>
      <w:r w:rsidRPr="007B0182">
        <w:lastRenderedPageBreak/>
        <w:t>Ciele práce</w:t>
      </w:r>
      <w:bookmarkEnd w:id="19"/>
    </w:p>
    <w:p w14:paraId="5D557AF7" w14:textId="77777777" w:rsidR="009E331D" w:rsidRPr="007B0182" w:rsidRDefault="009E331D" w:rsidP="009E331D">
      <w:pPr>
        <w:pStyle w:val="Odsekzoznamu"/>
        <w:numPr>
          <w:ilvl w:val="0"/>
          <w:numId w:val="11"/>
        </w:numPr>
      </w:pPr>
      <w:r w:rsidRPr="007B0182">
        <w:t xml:space="preserve">Preskúmať, analyzovať a porovnať existujúce prístupy, softvérové aplikácie a knižnice využívané pri programovaní </w:t>
      </w:r>
      <w:proofErr w:type="spellStart"/>
      <w:r w:rsidRPr="007B0182">
        <w:t>Arduino</w:t>
      </w:r>
      <w:proofErr w:type="spellEnd"/>
      <w:r w:rsidRPr="007B0182">
        <w:t xml:space="preserve"> zariadení.</w:t>
      </w:r>
    </w:p>
    <w:p w14:paraId="335B2D3F" w14:textId="77777777" w:rsidR="009E331D" w:rsidRPr="007B0182" w:rsidRDefault="009E331D" w:rsidP="009E331D">
      <w:pPr>
        <w:pStyle w:val="Odsekzoznamu"/>
        <w:numPr>
          <w:ilvl w:val="0"/>
          <w:numId w:val="11"/>
        </w:numPr>
      </w:pPr>
      <w:r w:rsidRPr="007B0182">
        <w:t xml:space="preserve">Preskúmať a analyzovať možnosti komponentového a udalosťami riadeného programovania s ohľadom na hardvérové obmedzenia </w:t>
      </w:r>
      <w:proofErr w:type="spellStart"/>
      <w:r w:rsidRPr="007B0182">
        <w:t>Arduino</w:t>
      </w:r>
      <w:proofErr w:type="spellEnd"/>
      <w:r w:rsidRPr="007B0182">
        <w:t xml:space="preserve"> zariadení.</w:t>
      </w:r>
    </w:p>
    <w:p w14:paraId="4BE3A9B8" w14:textId="77777777" w:rsidR="009E331D" w:rsidRPr="007B0182" w:rsidRDefault="009E331D" w:rsidP="009E331D">
      <w:pPr>
        <w:pStyle w:val="Odsekzoznamu"/>
        <w:numPr>
          <w:ilvl w:val="0"/>
          <w:numId w:val="11"/>
        </w:numPr>
      </w:pPr>
      <w:r w:rsidRPr="007B0182">
        <w:t xml:space="preserve">Vychádzajúc z existujúcich </w:t>
      </w:r>
      <w:proofErr w:type="spellStart"/>
      <w:r w:rsidRPr="007B0182">
        <w:t>open-source</w:t>
      </w:r>
      <w:proofErr w:type="spellEnd"/>
      <w:r w:rsidRPr="007B0182">
        <w:t xml:space="preserve"> projektov a knižníc navrhnúť a implementovať </w:t>
      </w:r>
      <w:proofErr w:type="spellStart"/>
      <w:r w:rsidRPr="007B0182">
        <w:t>uživateľsky</w:t>
      </w:r>
      <w:proofErr w:type="spellEnd"/>
      <w:r w:rsidRPr="007B0182">
        <w:t xml:space="preserve"> prívetivé riešenie na jednoduché komponentovo-orientované a udalosťami riadené programovanie </w:t>
      </w:r>
      <w:proofErr w:type="spellStart"/>
      <w:r w:rsidRPr="007B0182">
        <w:t>Arduino</w:t>
      </w:r>
      <w:proofErr w:type="spellEnd"/>
      <w:r w:rsidRPr="007B0182">
        <w:t xml:space="preserve"> zariadení.</w:t>
      </w:r>
    </w:p>
    <w:p w14:paraId="77F2DDE5" w14:textId="77777777" w:rsidR="009E331D" w:rsidRPr="007B0182" w:rsidRDefault="009E331D" w:rsidP="009E331D">
      <w:pPr>
        <w:pStyle w:val="Odsekzoznamu"/>
        <w:numPr>
          <w:ilvl w:val="0"/>
          <w:numId w:val="11"/>
        </w:numPr>
      </w:pPr>
      <w:r w:rsidRPr="007B0182">
        <w:t xml:space="preserve">Implementovať vzorové komponenty využiteľné pri návrhu a implementácii </w:t>
      </w:r>
      <w:proofErr w:type="spellStart"/>
      <w:r w:rsidRPr="007B0182">
        <w:t>IoT</w:t>
      </w:r>
      <w:proofErr w:type="spellEnd"/>
      <w:r w:rsidRPr="007B0182">
        <w:t xml:space="preserve"> riešení.</w:t>
      </w:r>
    </w:p>
    <w:p w14:paraId="3B37832B" w14:textId="77777777" w:rsidR="009E331D" w:rsidRPr="007B0182" w:rsidRDefault="009E331D">
      <w:r w:rsidRPr="007B0182">
        <w:br w:type="page"/>
      </w:r>
    </w:p>
    <w:p w14:paraId="5BAFCE87" w14:textId="77777777" w:rsidR="009E331D" w:rsidRPr="007B0182" w:rsidRDefault="009E331D" w:rsidP="009E331D">
      <w:pPr>
        <w:pStyle w:val="Nadpis1"/>
      </w:pPr>
      <w:bookmarkStart w:id="20" w:name="_Toc503868202"/>
      <w:proofErr w:type="spellStart"/>
      <w:r w:rsidRPr="007B0182">
        <w:lastRenderedPageBreak/>
        <w:t>Arduino</w:t>
      </w:r>
      <w:bookmarkEnd w:id="20"/>
      <w:proofErr w:type="spellEnd"/>
    </w:p>
    <w:p w14:paraId="0292FCF2" w14:textId="2DF36F94" w:rsidR="000552B5" w:rsidRPr="00A06FA4" w:rsidRDefault="000552B5" w:rsidP="000552B5">
      <w:proofErr w:type="spellStart"/>
      <w:r w:rsidRPr="007B0182">
        <w:t>Arduino</w:t>
      </w:r>
      <w:proofErr w:type="spellEnd"/>
      <w:r w:rsidR="00E70A35" w:rsidRPr="00E70A35">
        <w:rPr>
          <w:vertAlign w:val="superscript"/>
        </w:rPr>
        <w:t>[</w:t>
      </w:r>
      <w:r w:rsidR="00E70A35">
        <w:rPr>
          <w:vertAlign w:val="superscript"/>
        </w:rPr>
        <w:t>1</w:t>
      </w:r>
      <w:r w:rsidR="00E70A35" w:rsidRPr="00E70A35">
        <w:rPr>
          <w:vertAlign w:val="superscript"/>
        </w:rPr>
        <w:t>]</w:t>
      </w:r>
      <w:r w:rsidRPr="007B0182">
        <w:t xml:space="preserve"> je hardvér a softvér s otvoreným zdrojovým kódom, ktoré sú licencované na základe licencie GNPL </w:t>
      </w:r>
      <w:proofErr w:type="spellStart"/>
      <w:r w:rsidRPr="007B0182">
        <w:t>Lesser</w:t>
      </w:r>
      <w:proofErr w:type="spellEnd"/>
      <w:r w:rsidRPr="007B0182">
        <w:t xml:space="preserve"> General </w:t>
      </w:r>
      <w:proofErr w:type="spellStart"/>
      <w:r w:rsidRPr="007B0182">
        <w:t>Public</w:t>
      </w:r>
      <w:proofErr w:type="spellEnd"/>
      <w:r w:rsidRPr="007B0182">
        <w:t xml:space="preserve"> </w:t>
      </w:r>
      <w:proofErr w:type="spellStart"/>
      <w:r w:rsidRPr="007B0182">
        <w:t>License</w:t>
      </w:r>
      <w:proofErr w:type="spellEnd"/>
      <w:r w:rsidRPr="007B0182">
        <w:t xml:space="preserve"> (LGPL) </w:t>
      </w:r>
      <w:r w:rsidR="00DA3994">
        <w:t>aj</w:t>
      </w:r>
      <w:r w:rsidRPr="007B0182">
        <w:t xml:space="preserve"> GNU General </w:t>
      </w:r>
      <w:proofErr w:type="spellStart"/>
      <w:r w:rsidRPr="007B0182">
        <w:t>Public</w:t>
      </w:r>
      <w:proofErr w:type="spellEnd"/>
      <w:r w:rsidRPr="007B0182">
        <w:t xml:space="preserve"> </w:t>
      </w:r>
      <w:proofErr w:type="spellStart"/>
      <w:r w:rsidRPr="007B0182">
        <w:t>License</w:t>
      </w:r>
      <w:proofErr w:type="spellEnd"/>
      <w:r w:rsidRPr="007B0182">
        <w:t xml:space="preserve"> (GPL), umožňujúce výrobu dosiek </w:t>
      </w:r>
      <w:proofErr w:type="spellStart"/>
      <w:r w:rsidRPr="007B0182">
        <w:t>Arduino</w:t>
      </w:r>
      <w:proofErr w:type="spellEnd"/>
      <w:r w:rsidRPr="007B0182">
        <w:t xml:space="preserve"> a distribúciu softvéru každým</w:t>
      </w:r>
      <w:ins w:id="21" w:author="Fero" w:date="2018-01-14T10:41:00Z">
        <w:r w:rsidR="007B0182" w:rsidRPr="007B0182">
          <w:t>.</w:t>
        </w:r>
      </w:ins>
      <w:r w:rsidR="002A445F">
        <w:t xml:space="preserve"> </w:t>
      </w:r>
      <w:del w:id="22" w:author="Fero" w:date="2018-01-14T10:41:00Z">
        <w:r w:rsidRPr="007B0182" w:rsidDel="007B0182">
          <w:delText xml:space="preserve"> ,</w:delText>
        </w:r>
        <w:r w:rsidRPr="00A06FA4" w:rsidDel="007B0182">
          <w:delText xml:space="preserve"> </w:delText>
        </w:r>
      </w:del>
      <w:proofErr w:type="spellStart"/>
      <w:r w:rsidRPr="00A06FA4">
        <w:t>Arduino</w:t>
      </w:r>
      <w:proofErr w:type="spellEnd"/>
      <w:r w:rsidRPr="00A06FA4">
        <w:t xml:space="preserve"> dosky sú komerčne dostupné v </w:t>
      </w:r>
      <w:proofErr w:type="spellStart"/>
      <w:r w:rsidRPr="00A06FA4">
        <w:t>predmontovanej</w:t>
      </w:r>
      <w:proofErr w:type="spellEnd"/>
      <w:r w:rsidRPr="00A06FA4">
        <w:t xml:space="preserve"> podobe alebo v súpravách do-</w:t>
      </w:r>
      <w:proofErr w:type="spellStart"/>
      <w:r w:rsidRPr="00A06FA4">
        <w:t>it</w:t>
      </w:r>
      <w:proofErr w:type="spellEnd"/>
      <w:r w:rsidRPr="00A06FA4">
        <w:t>-</w:t>
      </w:r>
      <w:proofErr w:type="spellStart"/>
      <w:r w:rsidRPr="00A06FA4">
        <w:t>yourself</w:t>
      </w:r>
      <w:proofErr w:type="spellEnd"/>
      <w:r w:rsidRPr="00A06FA4">
        <w:t>.</w:t>
      </w:r>
    </w:p>
    <w:p w14:paraId="5BFE729B" w14:textId="5425D549" w:rsidR="000552B5" w:rsidRPr="007B0182" w:rsidRDefault="000552B5" w:rsidP="007B0182">
      <w:r w:rsidRPr="007B0182">
        <w:t xml:space="preserve">Dosky typu </w:t>
      </w:r>
      <w:proofErr w:type="spellStart"/>
      <w:r w:rsidRPr="007B0182">
        <w:t>Arduino</w:t>
      </w:r>
      <w:proofErr w:type="spellEnd"/>
      <w:r w:rsidRPr="007B0182">
        <w:t xml:space="preserve"> používajú rôzne mikroprocesory a riadiace jednotky. Dosky sú vybavené súbormi digitálnych a analógových vstupno-výstupných (I/O) </w:t>
      </w:r>
      <w:proofErr w:type="spellStart"/>
      <w:r w:rsidRPr="007B0182">
        <w:t>pinov</w:t>
      </w:r>
      <w:proofErr w:type="spellEnd"/>
      <w:r w:rsidRPr="007B0182">
        <w:t>, ktoré môžu byť prepojené s rôznymi rozširujúcimi doskami (</w:t>
      </w:r>
      <w:proofErr w:type="spellStart"/>
      <w:r w:rsidRPr="007B0182">
        <w:t>shields</w:t>
      </w:r>
      <w:proofErr w:type="spellEnd"/>
      <w:r w:rsidRPr="007B0182">
        <w:t xml:space="preserve">) a inými obvodmi. Dosky obsahujú sériové komunikačné rozhrania, vrátane univerzálnej sériovej zbernice (USB) na niektorých modeloch, ktoré sa používajú aj na načítanie programov z osobných počítačov. </w:t>
      </w:r>
      <w:proofErr w:type="spellStart"/>
      <w:r w:rsidRPr="007B0182">
        <w:t>Mikrokontroléry</w:t>
      </w:r>
      <w:proofErr w:type="spellEnd"/>
      <w:r w:rsidRPr="007B0182">
        <w:t xml:space="preserve"> sú typicky naprogramované </w:t>
      </w:r>
      <w:r w:rsidR="00DA3994">
        <w:t xml:space="preserve">v jazyku podobnému </w:t>
      </w:r>
      <w:r w:rsidRPr="007B0182">
        <w:t>C a</w:t>
      </w:r>
      <w:del w:id="23" w:author="Fero" w:date="2018-01-14T10:42:00Z">
        <w:r w:rsidRPr="007B0182" w:rsidDel="007B0182">
          <w:delText xml:space="preserve"> </w:delText>
        </w:r>
      </w:del>
      <w:ins w:id="24" w:author="Fero" w:date="2018-01-14T10:42:00Z">
        <w:r w:rsidR="007B0182">
          <w:t> </w:t>
        </w:r>
      </w:ins>
      <w:r w:rsidRPr="007B0182">
        <w:t>C</w:t>
      </w:r>
      <w:del w:id="25" w:author="Fero" w:date="2018-01-14T10:42:00Z">
        <w:r w:rsidRPr="007B0182" w:rsidDel="007B0182">
          <w:delText xml:space="preserve"> </w:delText>
        </w:r>
      </w:del>
      <w:r w:rsidRPr="007B0182">
        <w:t xml:space="preserve">++. Popri používaní tradičných kompilátorov poskytuje projekt </w:t>
      </w:r>
      <w:proofErr w:type="spellStart"/>
      <w:r w:rsidRPr="007B0182">
        <w:t>Arduino</w:t>
      </w:r>
      <w:proofErr w:type="spellEnd"/>
      <w:r w:rsidRPr="007B0182">
        <w:t xml:space="preserve"> integrované vývojové prostredie (IDE) založené na projekte </w:t>
      </w:r>
      <w:proofErr w:type="spellStart"/>
      <w:r w:rsidRPr="007B0182">
        <w:t>Language</w:t>
      </w:r>
      <w:proofErr w:type="spellEnd"/>
      <w:r w:rsidRPr="007B0182">
        <w:t xml:space="preserve"> </w:t>
      </w:r>
      <w:proofErr w:type="spellStart"/>
      <w:r w:rsidRPr="007B0182">
        <w:t>Processing</w:t>
      </w:r>
      <w:proofErr w:type="spellEnd"/>
      <w:r w:rsidRPr="007B0182">
        <w:t>.</w:t>
      </w:r>
    </w:p>
    <w:p w14:paraId="4B7F81F9" w14:textId="77777777" w:rsidR="00A14A3E" w:rsidRPr="007B0182" w:rsidRDefault="00A14A3E" w:rsidP="00A14A3E">
      <w:pPr>
        <w:pStyle w:val="Obrzok"/>
      </w:pPr>
      <w:r w:rsidRPr="007B0182">
        <w:rPr>
          <w:noProof/>
          <w:lang w:eastAsia="sk-SK"/>
        </w:rPr>
        <w:drawing>
          <wp:inline distT="0" distB="0" distL="0" distR="0" wp14:anchorId="2634FB16" wp14:editId="59914AA4">
            <wp:extent cx="2286000" cy="2286000"/>
            <wp:effectExtent l="0" t="0" r="0" b="0"/>
            <wp:docPr id="1" name="Obrázok 1" descr="C:\Users\patrik\AppData\Local\Microsoft\Windows\INetCache\Content.Wor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k\AppData\Local\Microsoft\Windows\INetCache\Content.Word\arduin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5A9F9E2" w14:textId="77777777" w:rsidR="00A14A3E" w:rsidRPr="007B0182" w:rsidRDefault="00A14A3E" w:rsidP="00A14A3E">
      <w:pPr>
        <w:pStyle w:val="Obrzok"/>
      </w:pPr>
      <w:r w:rsidRPr="007B0182">
        <w:t xml:space="preserve">Obrázok: Doska </w:t>
      </w:r>
      <w:proofErr w:type="spellStart"/>
      <w:r w:rsidRPr="007B0182">
        <w:t>Arduino</w:t>
      </w:r>
      <w:proofErr w:type="spellEnd"/>
      <w:r w:rsidRPr="007B0182">
        <w:t xml:space="preserve"> UNO</w:t>
      </w:r>
    </w:p>
    <w:p w14:paraId="14E4376F" w14:textId="6EE020B7" w:rsidR="000552B5" w:rsidRPr="007B0182" w:rsidRDefault="000552B5" w:rsidP="000552B5">
      <w:r w:rsidRPr="007B0182">
        <w:t xml:space="preserve">Projekt </w:t>
      </w:r>
      <w:proofErr w:type="spellStart"/>
      <w:r w:rsidRPr="007B0182">
        <w:t>Arduino</w:t>
      </w:r>
      <w:proofErr w:type="spellEnd"/>
      <w:r w:rsidRPr="007B0182">
        <w:t xml:space="preserve"> sa začal v roku 2003 ako program pre študentov v </w:t>
      </w:r>
      <w:proofErr w:type="spellStart"/>
      <w:r w:rsidRPr="007B0182">
        <w:t>Interaction</w:t>
      </w:r>
      <w:proofErr w:type="spellEnd"/>
      <w:r w:rsidRPr="007B0182">
        <w:t xml:space="preserve"> Design </w:t>
      </w:r>
      <w:proofErr w:type="spellStart"/>
      <w:r w:rsidRPr="007B0182">
        <w:t>Institute</w:t>
      </w:r>
      <w:proofErr w:type="spellEnd"/>
      <w:r w:rsidRPr="007B0182">
        <w:t xml:space="preserve"> </w:t>
      </w:r>
      <w:proofErr w:type="spellStart"/>
      <w:r w:rsidRPr="007B0182">
        <w:t>Ivrea</w:t>
      </w:r>
      <w:proofErr w:type="spellEnd"/>
      <w:r w:rsidRPr="007B0182">
        <w:t xml:space="preserve"> v </w:t>
      </w:r>
      <w:proofErr w:type="spellStart"/>
      <w:r w:rsidRPr="007B0182">
        <w:t>Ivreu</w:t>
      </w:r>
      <w:proofErr w:type="spellEnd"/>
      <w:r w:rsidRPr="007B0182">
        <w:t xml:space="preserve"> v Taliansku s cieľom poskytnúť novým a profesionálnym používateľom lacný a jednoduchý spôsob vytvárania zariadení, ktoré </w:t>
      </w:r>
      <w:proofErr w:type="spellStart"/>
      <w:r w:rsidRPr="007B0182">
        <w:t>interagujú</w:t>
      </w:r>
      <w:proofErr w:type="spellEnd"/>
      <w:r w:rsidRPr="007B0182">
        <w:t xml:space="preserve"> s prostredím pomo</w:t>
      </w:r>
      <w:r w:rsidR="00DA3994">
        <w:t>cou senzorov, motorov a pod</w:t>
      </w:r>
      <w:r w:rsidRPr="007B0182">
        <w:t xml:space="preserve">. Bežné príklady takýchto zariadení určené pre </w:t>
      </w:r>
      <w:r w:rsidR="00DA3994">
        <w:t>začiatočníkov</w:t>
      </w:r>
      <w:r w:rsidRPr="007B0182">
        <w:t xml:space="preserve"> zahŕňajú jednoduché roboty, termostaty a detektory pohybu.</w:t>
      </w:r>
    </w:p>
    <w:p w14:paraId="122F5932" w14:textId="30C0BFE1" w:rsidR="000552B5" w:rsidRPr="00A06FA4" w:rsidRDefault="000552B5" w:rsidP="000552B5">
      <w:r w:rsidRPr="007B0182">
        <w:lastRenderedPageBreak/>
        <w:t xml:space="preserve">Návrhy hardvéru sú distribuované pod licenciou </w:t>
      </w:r>
      <w:proofErr w:type="spellStart"/>
      <w:r w:rsidRPr="007B0182">
        <w:t>Creative</w:t>
      </w:r>
      <w:proofErr w:type="spellEnd"/>
      <w:r w:rsidRPr="007B0182">
        <w:t xml:space="preserve"> </w:t>
      </w:r>
      <w:proofErr w:type="spellStart"/>
      <w:r w:rsidRPr="007B0182">
        <w:t>Commons</w:t>
      </w:r>
      <w:proofErr w:type="spellEnd"/>
      <w:r w:rsidRPr="007B0182">
        <w:t xml:space="preserve"> </w:t>
      </w:r>
      <w:proofErr w:type="spellStart"/>
      <w:r w:rsidRPr="007B0182">
        <w:t>Attribution</w:t>
      </w:r>
      <w:proofErr w:type="spellEnd"/>
      <w:r w:rsidRPr="007B0182">
        <w:t xml:space="preserve"> </w:t>
      </w:r>
      <w:proofErr w:type="spellStart"/>
      <w:r w:rsidRPr="007B0182">
        <w:t>Share-Alike</w:t>
      </w:r>
      <w:proofErr w:type="spellEnd"/>
      <w:r w:rsidRPr="007B0182">
        <w:t xml:space="preserve"> 2.5 a sú k dispozícii na webovej stránke spoločnosti </w:t>
      </w:r>
      <w:proofErr w:type="spellStart"/>
      <w:r w:rsidRPr="007B0182">
        <w:t>Arduino</w:t>
      </w:r>
      <w:proofErr w:type="spellEnd"/>
      <w:r w:rsidRPr="007B0182">
        <w:t xml:space="preserve">. </w:t>
      </w:r>
      <w:r w:rsidR="00DA3994">
        <w:t>Taktiež sú k </w:t>
      </w:r>
      <w:r w:rsidRPr="007B0182">
        <w:t xml:space="preserve">dispozícii aj výrobné súbory pre niektoré verzie hardvéru. Zdrojový kód pre integrované vývojové prostredie (IDE) je uvoľnený pod licenciou GNU General </w:t>
      </w:r>
      <w:proofErr w:type="spellStart"/>
      <w:r w:rsidRPr="007B0182">
        <w:t>Public</w:t>
      </w:r>
      <w:proofErr w:type="spellEnd"/>
      <w:r w:rsidRPr="007B0182">
        <w:t xml:space="preserve"> </w:t>
      </w:r>
      <w:proofErr w:type="spellStart"/>
      <w:r w:rsidRPr="007B0182">
        <w:t>License</w:t>
      </w:r>
      <w:proofErr w:type="spellEnd"/>
      <w:r w:rsidRPr="007B0182">
        <w:t>, verzia 2. Napri</w:t>
      </w:r>
      <w:r w:rsidRPr="00A06FA4">
        <w:t xml:space="preserve">ek tomu firmou </w:t>
      </w:r>
      <w:proofErr w:type="spellStart"/>
      <w:r w:rsidRPr="00A06FA4">
        <w:t>Arduino</w:t>
      </w:r>
      <w:proofErr w:type="spellEnd"/>
      <w:r w:rsidRPr="00A06FA4">
        <w:t xml:space="preserve"> nikdy nebol uvoľnený oficiálny zoznam materiálov </w:t>
      </w:r>
      <w:proofErr w:type="spellStart"/>
      <w:r w:rsidRPr="00A06FA4">
        <w:t>Arduino</w:t>
      </w:r>
      <w:proofErr w:type="spellEnd"/>
      <w:r w:rsidRPr="00A06FA4">
        <w:t>.</w:t>
      </w:r>
    </w:p>
    <w:p w14:paraId="3D7D8BA9" w14:textId="55112826" w:rsidR="000552B5" w:rsidRPr="00A06FA4" w:rsidRDefault="000552B5" w:rsidP="000552B5">
      <w:r w:rsidRPr="007B0182">
        <w:t xml:space="preserve">Aj keď sú hardvérové a softvérové </w:t>
      </w:r>
      <w:r w:rsidR="00DA3994">
        <w:t>dokumenty</w:t>
      </w:r>
      <w:r w:rsidRPr="007B0182">
        <w:t xml:space="preserve"> voľne </w:t>
      </w:r>
      <w:r w:rsidR="00DA3994">
        <w:t>k dispozícii na základe licencií</w:t>
      </w:r>
      <w:r w:rsidRPr="007B0182">
        <w:t xml:space="preserve">, vývojári požiadali, aby bol názov </w:t>
      </w:r>
      <w:proofErr w:type="spellStart"/>
      <w:r w:rsidRPr="007B0182">
        <w:t>Arduino</w:t>
      </w:r>
      <w:proofErr w:type="spellEnd"/>
      <w:r w:rsidRPr="007B0182">
        <w:t xml:space="preserve"> výlučne k oficiálnemu produktu a nebol použitý na odvodené diela bez povolenia.</w:t>
      </w:r>
      <w:r w:rsidR="00A02C6E">
        <w:t xml:space="preserve"> Niektoré komerčné produkty, ktoré vznikli na zdrojoch </w:t>
      </w:r>
      <w:proofErr w:type="spellStart"/>
      <w:r w:rsidR="00A02C6E">
        <w:t>Arduino</w:t>
      </w:r>
      <w:proofErr w:type="spellEnd"/>
      <w:r w:rsidR="00A02C6E">
        <w:t xml:space="preserve"> používajú vo svojich názvoch príponu –</w:t>
      </w:r>
      <w:proofErr w:type="spellStart"/>
      <w:r w:rsidR="00A02C6E">
        <w:t>duino</w:t>
      </w:r>
      <w:proofErr w:type="spellEnd"/>
      <w:r w:rsidR="00A02C6E">
        <w:t>.</w:t>
      </w:r>
    </w:p>
    <w:p w14:paraId="1463AA97" w14:textId="36657055" w:rsidR="000552B5" w:rsidRDefault="000552B5" w:rsidP="000552B5">
      <w:pPr>
        <w:pStyle w:val="Nadpis2"/>
      </w:pPr>
      <w:bookmarkStart w:id="26" w:name="_Toc503868203"/>
      <w:r w:rsidRPr="007B0182">
        <w:t>Parametre dosky</w:t>
      </w:r>
      <w:bookmarkEnd w:id="26"/>
    </w:p>
    <w:p w14:paraId="6C932FB6" w14:textId="7D98217A" w:rsidR="00F01200" w:rsidRPr="00F01200" w:rsidRDefault="00F01200" w:rsidP="00F01200">
      <w:r>
        <w:t xml:space="preserve">Stavebným prvkom dosky </w:t>
      </w:r>
      <w:proofErr w:type="spellStart"/>
      <w:r>
        <w:t>Arduino</w:t>
      </w:r>
      <w:proofErr w:type="spellEnd"/>
      <w:r>
        <w:t xml:space="preserve"> je </w:t>
      </w:r>
      <w:proofErr w:type="spellStart"/>
      <w:r>
        <w:t>mikrokontroler</w:t>
      </w:r>
      <w:proofErr w:type="spellEnd"/>
      <w:r>
        <w:t xml:space="preserve">. Vo väčšine verzii je použitý </w:t>
      </w:r>
      <w:proofErr w:type="spellStart"/>
      <w:r>
        <w:t>mikrokontroler</w:t>
      </w:r>
      <w:proofErr w:type="spellEnd"/>
      <w:r>
        <w:t xml:space="preserve"> </w:t>
      </w:r>
      <w:proofErr w:type="spellStart"/>
      <w:r>
        <w:t>Atmel</w:t>
      </w:r>
      <w:proofErr w:type="spellEnd"/>
      <w:r>
        <w:t xml:space="preserve"> 8-bit AVR v jeho rôznych verziách. Väčšina parametrov následne priamo vyplýva z použitého </w:t>
      </w:r>
      <w:proofErr w:type="spellStart"/>
      <w:r>
        <w:t>mikrokontrolera</w:t>
      </w:r>
      <w:proofErr w:type="spellEnd"/>
      <w:r>
        <w:t xml:space="preserve">. Jeho taktovacia frekvencia určuje rýchlosť vykonávania inštrukcií. Medzi pamäťové parametre patrí veľkosť úložného priestoru Flash, a dostupnej operačnej pamäte SRAM. Niektoré dosky </w:t>
      </w:r>
      <w:proofErr w:type="spellStart"/>
      <w:r>
        <w:t>Arduino</w:t>
      </w:r>
      <w:proofErr w:type="spellEnd"/>
      <w:r>
        <w:t xml:space="preserve"> obsahujú aj stálu pamäť EEPROM, v ktorej môžu nami vytvorené programy uchovávať dáta aj pri vypnutí zariadenia.</w:t>
      </w:r>
      <w:r w:rsidR="008058A0">
        <w:t xml:space="preserve"> Ďalším parametrom je napätie v akom je </w:t>
      </w:r>
      <w:proofErr w:type="spellStart"/>
      <w:r w:rsidR="008058A0">
        <w:t>mikrokontroler</w:t>
      </w:r>
      <w:proofErr w:type="spellEnd"/>
      <w:r w:rsidR="008058A0">
        <w:t xml:space="preserve"> schopný pracovať, privedené väčšie napätie by mohlo zariadenia nenávratne zničiť. Dôležitými parametrami </w:t>
      </w:r>
      <w:proofErr w:type="spellStart"/>
      <w:r w:rsidR="008058A0">
        <w:t>Arduina</w:t>
      </w:r>
      <w:proofErr w:type="spellEnd"/>
      <w:r w:rsidR="008058A0">
        <w:t xml:space="preserve"> sú počty digitálnych a analógových vstupov, ktoré nazývame </w:t>
      </w:r>
      <w:proofErr w:type="spellStart"/>
      <w:r w:rsidR="008058A0">
        <w:t>piny</w:t>
      </w:r>
      <w:proofErr w:type="spellEnd"/>
      <w:r w:rsidR="008058A0">
        <w:t xml:space="preserve">. Digitálne </w:t>
      </w:r>
      <w:proofErr w:type="spellStart"/>
      <w:r w:rsidR="008058A0">
        <w:t>piny</w:t>
      </w:r>
      <w:proofErr w:type="spellEnd"/>
      <w:r w:rsidR="008058A0">
        <w:t xml:space="preserve"> môžu obsahovať technológiou PWM, ktorou dokážeme simulovať analógový výstupný </w:t>
      </w:r>
      <w:proofErr w:type="spellStart"/>
      <w:r w:rsidR="008058A0">
        <w:t>pin</w:t>
      </w:r>
      <w:proofErr w:type="spellEnd"/>
      <w:r w:rsidR="008058A0">
        <w:t xml:space="preserve">. K doske </w:t>
      </w:r>
      <w:proofErr w:type="spellStart"/>
      <w:r w:rsidR="008058A0">
        <w:t>Arduino</w:t>
      </w:r>
      <w:proofErr w:type="spellEnd"/>
      <w:r w:rsidR="008058A0">
        <w:t xml:space="preserve"> môžu byť pomocou zberníc (napr. I2C) pripojené rôzne rozširujúce dosky</w:t>
      </w:r>
      <w:r w:rsidR="00E70A35">
        <w:t xml:space="preserve">, anglicky </w:t>
      </w:r>
      <w:proofErr w:type="spellStart"/>
      <w:r w:rsidR="00E70A35">
        <w:t>shields</w:t>
      </w:r>
      <w:proofErr w:type="spellEnd"/>
      <w:r w:rsidR="00E70A35" w:rsidRPr="00E70A35">
        <w:rPr>
          <w:vertAlign w:val="superscript"/>
        </w:rPr>
        <w:t>[2]</w:t>
      </w:r>
      <w:r w:rsidR="00E70A35">
        <w:t xml:space="preserve"> (ďalej len </w:t>
      </w:r>
      <w:proofErr w:type="spellStart"/>
      <w:r w:rsidR="00E70A35">
        <w:t>shields</w:t>
      </w:r>
      <w:proofErr w:type="spellEnd"/>
      <w:r w:rsidR="00E70A35">
        <w:t>)</w:t>
      </w:r>
      <w:r w:rsidR="008058A0">
        <w:t>.</w:t>
      </w:r>
      <w:r w:rsidR="00E70A35">
        <w:t xml:space="preserve"> </w:t>
      </w:r>
      <w:proofErr w:type="spellStart"/>
      <w:r w:rsidR="00E70A35">
        <w:t>Shields</w:t>
      </w:r>
      <w:proofErr w:type="spellEnd"/>
      <w:r w:rsidR="008058A0">
        <w:t xml:space="preserve"> majú zvyčajne rovnaký tvar ako doska </w:t>
      </w:r>
      <w:proofErr w:type="spellStart"/>
      <w:r w:rsidR="008058A0">
        <w:t>Arduino</w:t>
      </w:r>
      <w:proofErr w:type="spellEnd"/>
      <w:r w:rsidR="008058A0">
        <w:t xml:space="preserve"> a </w:t>
      </w:r>
      <w:proofErr w:type="spellStart"/>
      <w:r w:rsidR="008058A0">
        <w:t>napájadú</w:t>
      </w:r>
      <w:proofErr w:type="spellEnd"/>
      <w:r w:rsidR="008058A0">
        <w:t xml:space="preserve"> sa na vrch dosky. </w:t>
      </w:r>
      <w:proofErr w:type="spellStart"/>
      <w:r w:rsidR="008058A0">
        <w:t>Shields</w:t>
      </w:r>
      <w:proofErr w:type="spellEnd"/>
      <w:r w:rsidR="008058A0">
        <w:t xml:space="preserve"> podporujú rovnaký tvar pripojenia aj pre ďalšie </w:t>
      </w:r>
      <w:proofErr w:type="spellStart"/>
      <w:r w:rsidR="008058A0">
        <w:t>shieldy</w:t>
      </w:r>
      <w:proofErr w:type="spellEnd"/>
      <w:r w:rsidR="008058A0">
        <w:t xml:space="preserve">. Môžeme tak naskladať viacero </w:t>
      </w:r>
      <w:proofErr w:type="spellStart"/>
      <w:r w:rsidR="008058A0">
        <w:t>shieldov</w:t>
      </w:r>
      <w:proofErr w:type="spellEnd"/>
      <w:r w:rsidR="008058A0">
        <w:t xml:space="preserve"> na seba a vytvoriť vlastný projekt bez nutnosti </w:t>
      </w:r>
      <w:proofErr w:type="spellStart"/>
      <w:r w:rsidR="003B6F14">
        <w:t>pájkovania</w:t>
      </w:r>
      <w:proofErr w:type="spellEnd"/>
      <w:r w:rsidR="003B6F14">
        <w:t>.</w:t>
      </w:r>
    </w:p>
    <w:p w14:paraId="20F5FA64" w14:textId="77777777" w:rsidR="00A14A3E" w:rsidRPr="007B0182" w:rsidRDefault="00A14A3E" w:rsidP="00A14A3E">
      <w:pPr>
        <w:pStyle w:val="Obrzok"/>
      </w:pPr>
      <w:r w:rsidRPr="007B0182">
        <w:rPr>
          <w:noProof/>
          <w:lang w:eastAsia="sk-SK"/>
        </w:rPr>
        <w:lastRenderedPageBreak/>
        <w:drawing>
          <wp:inline distT="0" distB="0" distL="0" distR="0" wp14:anchorId="35E952A4" wp14:editId="531427FB">
            <wp:extent cx="3762375" cy="2822470"/>
            <wp:effectExtent l="0" t="0" r="0" b="0"/>
            <wp:docPr id="4" name="Obrázok 4" descr="C:\_data\skola\diplomovka\texty\diplomovy-seminar-1\pics\sh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data\skola\diplomovka\texty\diplomovy-seminar-1\pics\shield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8616" cy="2827152"/>
                    </a:xfrm>
                    <a:prstGeom prst="rect">
                      <a:avLst/>
                    </a:prstGeom>
                    <a:noFill/>
                    <a:ln>
                      <a:noFill/>
                    </a:ln>
                  </pic:spPr>
                </pic:pic>
              </a:graphicData>
            </a:graphic>
          </wp:inline>
        </w:drawing>
      </w:r>
    </w:p>
    <w:p w14:paraId="17939450" w14:textId="77777777" w:rsidR="00A14A3E" w:rsidRPr="007B0182" w:rsidRDefault="00A14A3E" w:rsidP="00A14A3E">
      <w:pPr>
        <w:pStyle w:val="Obrzok"/>
      </w:pPr>
      <w:r w:rsidRPr="007B0182">
        <w:t xml:space="preserve">Obrázok: Viacero </w:t>
      </w:r>
      <w:proofErr w:type="spellStart"/>
      <w:r w:rsidRPr="007B0182">
        <w:t>shields</w:t>
      </w:r>
      <w:proofErr w:type="spellEnd"/>
      <w:r w:rsidRPr="007B0182">
        <w:t xml:space="preserve"> napojených na dosku </w:t>
      </w:r>
      <w:proofErr w:type="spellStart"/>
      <w:r w:rsidRPr="007B0182">
        <w:t>Arduino</w:t>
      </w:r>
      <w:proofErr w:type="spellEnd"/>
    </w:p>
    <w:p w14:paraId="13AD8D91" w14:textId="3DE915C4" w:rsidR="000552B5" w:rsidRDefault="000552B5" w:rsidP="000552B5">
      <w:proofErr w:type="spellStart"/>
      <w:r w:rsidRPr="007B0182">
        <w:t>Arduino</w:t>
      </w:r>
      <w:proofErr w:type="spellEnd"/>
      <w:r w:rsidRPr="007B0182">
        <w:t xml:space="preserve"> </w:t>
      </w:r>
      <w:r w:rsidR="00F825D4">
        <w:t xml:space="preserve">dodáva </w:t>
      </w:r>
      <w:proofErr w:type="spellStart"/>
      <w:r w:rsidRPr="007B0182">
        <w:t>mikrokontroléry</w:t>
      </w:r>
      <w:proofErr w:type="spellEnd"/>
      <w:r w:rsidRPr="007B0182">
        <w:t xml:space="preserve"> </w:t>
      </w:r>
      <w:r w:rsidR="00F825D4">
        <w:t xml:space="preserve">s predprogramovaným zavádzačom, anglicky </w:t>
      </w:r>
      <w:proofErr w:type="spellStart"/>
      <w:r w:rsidR="00F825D4">
        <w:t>bootloader</w:t>
      </w:r>
      <w:proofErr w:type="spellEnd"/>
      <w:r w:rsidR="00F825D4">
        <w:t xml:space="preserve">. Vďaka tomuto </w:t>
      </w:r>
      <w:proofErr w:type="spellStart"/>
      <w:r w:rsidR="00F825D4">
        <w:t>bootloaderu</w:t>
      </w:r>
      <w:proofErr w:type="spellEnd"/>
      <w:r w:rsidR="00F825D4">
        <w:t xml:space="preserve"> vieme jednoducho nahrávať nové aplikácie do </w:t>
      </w:r>
      <w:proofErr w:type="spellStart"/>
      <w:r w:rsidRPr="007B0182">
        <w:t>flash</w:t>
      </w:r>
      <w:proofErr w:type="spellEnd"/>
      <w:r w:rsidRPr="007B0182">
        <w:t xml:space="preserve"> pamäte </w:t>
      </w:r>
      <w:proofErr w:type="spellStart"/>
      <w:r w:rsidR="007C4EBE">
        <w:t>Arduina</w:t>
      </w:r>
      <w:proofErr w:type="spellEnd"/>
      <w:r w:rsidRPr="007B0182">
        <w:t xml:space="preserve">. </w:t>
      </w:r>
      <w:r w:rsidR="007C4EBE">
        <w:t xml:space="preserve">Nové aplikácie sa nahrávajú cez sériové rozhranie, z počítača pomocou prostredia </w:t>
      </w:r>
      <w:proofErr w:type="spellStart"/>
      <w:r w:rsidR="007C4EBE">
        <w:t>Arduino</w:t>
      </w:r>
      <w:proofErr w:type="spellEnd"/>
      <w:r w:rsidR="007C4EBE">
        <w:t xml:space="preserve"> IDE</w:t>
      </w:r>
      <w:r w:rsidRPr="007B0182">
        <w:t xml:space="preserve">. Niektoré dosky </w:t>
      </w:r>
      <w:proofErr w:type="spellStart"/>
      <w:r w:rsidRPr="007B0182">
        <w:t>Arduino</w:t>
      </w:r>
      <w:proofErr w:type="spellEnd"/>
      <w:r w:rsidRPr="007B0182">
        <w:t xml:space="preserve"> obsahujú </w:t>
      </w:r>
      <w:r w:rsidR="00CB7498">
        <w:t>sériové pripojenie pomocou špecifikácie RS-232</w:t>
      </w:r>
      <w:r w:rsidRPr="007B0182">
        <w:t xml:space="preserve">. Súčasné dosky </w:t>
      </w:r>
      <w:proofErr w:type="spellStart"/>
      <w:r w:rsidRPr="007B0182">
        <w:t>Arduino</w:t>
      </w:r>
      <w:proofErr w:type="spellEnd"/>
      <w:r w:rsidRPr="007B0182">
        <w:t xml:space="preserve"> </w:t>
      </w:r>
      <w:r w:rsidR="00CB7498">
        <w:t xml:space="preserve">používajú </w:t>
      </w:r>
      <w:proofErr w:type="spellStart"/>
      <w:r w:rsidRPr="007B0182">
        <w:t>Universal</w:t>
      </w:r>
      <w:proofErr w:type="spellEnd"/>
      <w:r w:rsidRPr="007B0182">
        <w:t xml:space="preserve"> </w:t>
      </w:r>
      <w:proofErr w:type="spellStart"/>
      <w:r w:rsidRPr="007B0182">
        <w:t>Serial</w:t>
      </w:r>
      <w:proofErr w:type="spellEnd"/>
      <w:r w:rsidRPr="007B0182">
        <w:t xml:space="preserve"> </w:t>
      </w:r>
      <w:proofErr w:type="spellStart"/>
      <w:r w:rsidRPr="007B0182">
        <w:t>Bus</w:t>
      </w:r>
      <w:proofErr w:type="spellEnd"/>
      <w:r w:rsidRPr="007B0182">
        <w:t xml:space="preserve"> (US</w:t>
      </w:r>
      <w:r w:rsidR="00CB7498">
        <w:t>B), ktoré je</w:t>
      </w:r>
      <w:r w:rsidRPr="007B0182">
        <w:t xml:space="preserve"> </w:t>
      </w:r>
      <w:r w:rsidR="00CB7498">
        <w:t>vytvorené vstavaným</w:t>
      </w:r>
      <w:r w:rsidRPr="007B0182">
        <w:t xml:space="preserve"> </w:t>
      </w:r>
      <w:r w:rsidR="00CB7498">
        <w:t>USB-to-</w:t>
      </w:r>
      <w:proofErr w:type="spellStart"/>
      <w:r w:rsidR="00CB7498">
        <w:t>Serial</w:t>
      </w:r>
      <w:proofErr w:type="spellEnd"/>
      <w:r w:rsidR="00CB7498">
        <w:t xml:space="preserve"> adaptérom (</w:t>
      </w:r>
      <w:r w:rsidRPr="007B0182">
        <w:t>napríklad FTDI FT232</w:t>
      </w:r>
      <w:r w:rsidR="00CB7498">
        <w:t>)</w:t>
      </w:r>
      <w:r w:rsidRPr="007B0182">
        <w:t>. Niektoré dosky</w:t>
      </w:r>
      <w:r w:rsidR="00CB7498">
        <w:t xml:space="preserve"> (novšie modely </w:t>
      </w:r>
      <w:proofErr w:type="spellStart"/>
      <w:r w:rsidR="00CB7498">
        <w:t>Arduino</w:t>
      </w:r>
      <w:proofErr w:type="spellEnd"/>
      <w:r w:rsidR="00CB7498">
        <w:t xml:space="preserve"> UNO)</w:t>
      </w:r>
      <w:r w:rsidRPr="007B0182">
        <w:t xml:space="preserve">, </w:t>
      </w:r>
      <w:r w:rsidR="00CB7498">
        <w:t>nahradili samostatný čip FTDI, vstavanou podporou v </w:t>
      </w:r>
      <w:r w:rsidRPr="007B0182">
        <w:t>AVR</w:t>
      </w:r>
      <w:r w:rsidR="00CB7498">
        <w:t xml:space="preserve"> s príslušným </w:t>
      </w:r>
      <w:proofErr w:type="spellStart"/>
      <w:r w:rsidR="00CB7498">
        <w:t>firmware</w:t>
      </w:r>
      <w:proofErr w:type="spellEnd"/>
      <w:r w:rsidRPr="007B0182">
        <w:t xml:space="preserve">. </w:t>
      </w:r>
      <w:r w:rsidR="00CB7498">
        <w:t xml:space="preserve">K iným variantom nahrávania nových aplikácii patrí aj </w:t>
      </w:r>
      <w:proofErr w:type="spellStart"/>
      <w:r w:rsidR="00CB7498">
        <w:t>bluetooth</w:t>
      </w:r>
      <w:proofErr w:type="spellEnd"/>
      <w:r w:rsidR="00CB7498">
        <w:t xml:space="preserve"> alebo </w:t>
      </w:r>
      <w:proofErr w:type="spellStart"/>
      <w:r w:rsidR="00CB7498">
        <w:t>ethernet</w:t>
      </w:r>
      <w:proofErr w:type="spellEnd"/>
      <w:r w:rsidR="00CB7498">
        <w:t xml:space="preserve">. Okrem spomenutých možností môžeme nové aplikácie nahrávať aj štandardným spôsobom napaľovania </w:t>
      </w:r>
      <w:proofErr w:type="spellStart"/>
      <w:r w:rsidR="00CB7498">
        <w:t>mikrokontrolerov</w:t>
      </w:r>
      <w:proofErr w:type="spellEnd"/>
      <w:r w:rsidR="00CB7498">
        <w:t xml:space="preserve"> (systém </w:t>
      </w:r>
      <w:r w:rsidRPr="00A06FA4">
        <w:t>AVR ISP).</w:t>
      </w:r>
    </w:p>
    <w:p w14:paraId="041CB89D" w14:textId="19AFDD17" w:rsidR="000552B5" w:rsidRPr="00A06FA4" w:rsidRDefault="00FF47EE" w:rsidP="00FF47EE">
      <w:r>
        <w:t xml:space="preserve">Doska </w:t>
      </w:r>
      <w:proofErr w:type="spellStart"/>
      <w:r>
        <w:t>Arduino</w:t>
      </w:r>
      <w:proofErr w:type="spellEnd"/>
      <w:r>
        <w:t xml:space="preserve"> sprístupňuje väčšinu </w:t>
      </w:r>
      <w:proofErr w:type="spellStart"/>
      <w:r>
        <w:t>vstupno</w:t>
      </w:r>
      <w:proofErr w:type="spellEnd"/>
      <w:r>
        <w:t xml:space="preserve"> výstupných </w:t>
      </w:r>
      <w:proofErr w:type="spellStart"/>
      <w:r>
        <w:t>pinov</w:t>
      </w:r>
      <w:proofErr w:type="spellEnd"/>
      <w:r>
        <w:t xml:space="preserve"> </w:t>
      </w:r>
      <w:proofErr w:type="spellStart"/>
      <w:r>
        <w:t>mikrokontroléra</w:t>
      </w:r>
      <w:proofErr w:type="spellEnd"/>
      <w:r>
        <w:t xml:space="preserve"> pre vlastné použitie. </w:t>
      </w:r>
      <w:proofErr w:type="spellStart"/>
      <w:r w:rsidR="000552B5" w:rsidRPr="00A06FA4">
        <w:t>Arduino</w:t>
      </w:r>
      <w:proofErr w:type="spellEnd"/>
      <w:r w:rsidR="000552B5" w:rsidRPr="00A06FA4">
        <w:t xml:space="preserve"> </w:t>
      </w:r>
      <w:proofErr w:type="spellStart"/>
      <w:r w:rsidR="000552B5" w:rsidRPr="00A06FA4">
        <w:t>Uno</w:t>
      </w:r>
      <w:proofErr w:type="spellEnd"/>
      <w:r w:rsidR="000552B5" w:rsidRPr="00A06FA4">
        <w:t xml:space="preserve"> </w:t>
      </w:r>
      <w:proofErr w:type="spellStart"/>
      <w:r>
        <w:t>sptístupňuje</w:t>
      </w:r>
      <w:proofErr w:type="spellEnd"/>
      <w:r>
        <w:t xml:space="preserve"> 14 digitálnych</w:t>
      </w:r>
      <w:r w:rsidR="000552B5" w:rsidRPr="00A06FA4">
        <w:t xml:space="preserve"> </w:t>
      </w:r>
      <w:proofErr w:type="spellStart"/>
      <w:r w:rsidR="000552B5" w:rsidRPr="00A06FA4">
        <w:t>pinov</w:t>
      </w:r>
      <w:proofErr w:type="spellEnd"/>
      <w:r w:rsidR="000552B5" w:rsidRPr="00A06FA4">
        <w:t>, z ktorých šesť môže produkovať signály modulované šírkou pulzu</w:t>
      </w:r>
      <w:r>
        <w:t xml:space="preserve"> (PWM) a šesť analógových </w:t>
      </w:r>
      <w:proofErr w:type="spellStart"/>
      <w:r w:rsidR="000552B5" w:rsidRPr="00A06FA4">
        <w:t>pinov</w:t>
      </w:r>
      <w:proofErr w:type="spellEnd"/>
      <w:r w:rsidR="000552B5" w:rsidRPr="00A06FA4">
        <w:t xml:space="preserve">. Tieto </w:t>
      </w:r>
      <w:proofErr w:type="spellStart"/>
      <w:r w:rsidR="000552B5" w:rsidRPr="00A06FA4">
        <w:t>piny</w:t>
      </w:r>
      <w:proofErr w:type="spellEnd"/>
      <w:r w:rsidR="000552B5" w:rsidRPr="00A06FA4">
        <w:t xml:space="preserve"> sa nachádzajú na hornej časti dosky </w:t>
      </w:r>
      <w:r>
        <w:t xml:space="preserve">formou </w:t>
      </w:r>
      <w:r w:rsidR="000552B5" w:rsidRPr="00A06FA4">
        <w:t xml:space="preserve">zásuviek s priemerom 0,1 palca (2,54 mm). </w:t>
      </w:r>
      <w:r>
        <w:t xml:space="preserve">Niektoré modely sprístupňujú </w:t>
      </w:r>
      <w:proofErr w:type="spellStart"/>
      <w:r>
        <w:t>piny</w:t>
      </w:r>
      <w:proofErr w:type="spellEnd"/>
      <w:r>
        <w:t xml:space="preserve"> aj iných formách. </w:t>
      </w:r>
    </w:p>
    <w:p w14:paraId="5CE316B5" w14:textId="77777777" w:rsidR="000552B5" w:rsidRPr="00A06FA4" w:rsidRDefault="000552B5" w:rsidP="000552B5">
      <w:pPr>
        <w:pStyle w:val="Nadpis2"/>
      </w:pPr>
      <w:bookmarkStart w:id="27" w:name="_Toc503868204"/>
      <w:r w:rsidRPr="00A06FA4">
        <w:lastRenderedPageBreak/>
        <w:t>Rôzne typy dosiek</w:t>
      </w:r>
      <w:bookmarkEnd w:id="27"/>
    </w:p>
    <w:p w14:paraId="0EEAF606" w14:textId="0487B90A" w:rsidR="000552B5" w:rsidRPr="00A06FA4" w:rsidRDefault="000552B5" w:rsidP="000552B5">
      <w:r w:rsidRPr="00A06FA4">
        <w:t>Existuje mnoho dosi</w:t>
      </w:r>
      <w:r w:rsidR="00E70A35">
        <w:t xml:space="preserve">ek odvodených od </w:t>
      </w:r>
      <w:proofErr w:type="spellStart"/>
      <w:r w:rsidR="00E70A35">
        <w:t>Arduino</w:t>
      </w:r>
      <w:proofErr w:type="spellEnd"/>
      <w:r w:rsidR="00E70A35" w:rsidRPr="00E70A35">
        <w:rPr>
          <w:vertAlign w:val="superscript"/>
        </w:rPr>
        <w:t>[11]</w:t>
      </w:r>
      <w:r w:rsidRPr="00A06FA4">
        <w:t xml:space="preserve">. Niektoré sú funkčne ekvivalentné s </w:t>
      </w:r>
      <w:proofErr w:type="spellStart"/>
      <w:r w:rsidRPr="00A06FA4">
        <w:t>Arduino</w:t>
      </w:r>
      <w:proofErr w:type="spellEnd"/>
      <w:r w:rsidRPr="00A06FA4">
        <w:t xml:space="preserve"> a môžu byť použité zameniteľné. Mnohé zdokonaľujú základné </w:t>
      </w:r>
      <w:proofErr w:type="spellStart"/>
      <w:r w:rsidRPr="00A06FA4">
        <w:t>Arduino</w:t>
      </w:r>
      <w:proofErr w:type="spellEnd"/>
      <w:r w:rsidRPr="00A06FA4">
        <w:t xml:space="preserve"> tým, že pridávajú výstupné ovládače, často používané v školskom vzdelávaní, aby zjednodušili výrobu kočíkov a malých robotov. Ostatné sú elektricky ekvivalentné, ale menia tvarový faktor, niekedy si zachovávajú kompatibilitu so </w:t>
      </w:r>
      <w:commentRangeStart w:id="28"/>
      <w:del w:id="29" w:author="patrik fm" w:date="2018-01-14T19:15:00Z">
        <w:r w:rsidRPr="00A06FA4" w:rsidDel="0059695A">
          <w:delText>štítmi</w:delText>
        </w:r>
        <w:commentRangeEnd w:id="28"/>
        <w:r w:rsidR="00A06FA4" w:rsidDel="0059695A">
          <w:rPr>
            <w:rStyle w:val="Odkaznakomentr"/>
          </w:rPr>
          <w:commentReference w:id="28"/>
        </w:r>
      </w:del>
      <w:proofErr w:type="spellStart"/>
      <w:ins w:id="30" w:author="patrik fm" w:date="2018-01-14T19:15:00Z">
        <w:r w:rsidR="0059695A">
          <w:t>shieldmi</w:t>
        </w:r>
      </w:ins>
      <w:proofErr w:type="spellEnd"/>
      <w:r w:rsidRPr="00A06FA4">
        <w:t>. Niektoré varianty používajú rôzne procesory s rôznou kompatibilitou.</w:t>
      </w:r>
    </w:p>
    <w:p w14:paraId="66ECF69B" w14:textId="77777777" w:rsidR="00A14A3E" w:rsidRPr="007B0182" w:rsidRDefault="00A14A3E" w:rsidP="00A14A3E">
      <w:pPr>
        <w:pStyle w:val="Obrzok"/>
      </w:pPr>
      <w:r w:rsidRPr="007B0182">
        <w:rPr>
          <w:noProof/>
          <w:lang w:eastAsia="sk-SK"/>
        </w:rPr>
        <w:drawing>
          <wp:inline distT="0" distB="0" distL="0" distR="0" wp14:anchorId="474EB02F" wp14:editId="30C9D969">
            <wp:extent cx="5428974" cy="3352800"/>
            <wp:effectExtent l="0" t="0" r="635" b="0"/>
            <wp:docPr id="5" name="Obrázok 5" descr="C:\_data\skola\diplomovka\texty\diplomovy-seminar-1\pics\arduino-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data\skola\diplomovka\texty\diplomovy-seminar-1\pics\arduino-boar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433" cy="3356172"/>
                    </a:xfrm>
                    <a:prstGeom prst="rect">
                      <a:avLst/>
                    </a:prstGeom>
                    <a:noFill/>
                    <a:ln>
                      <a:noFill/>
                    </a:ln>
                  </pic:spPr>
                </pic:pic>
              </a:graphicData>
            </a:graphic>
          </wp:inline>
        </w:drawing>
      </w:r>
    </w:p>
    <w:p w14:paraId="2BBD7B84" w14:textId="77777777" w:rsidR="00A14A3E" w:rsidRPr="007B0182" w:rsidRDefault="00A14A3E" w:rsidP="00A14A3E">
      <w:pPr>
        <w:pStyle w:val="Obrzok"/>
      </w:pPr>
      <w:r w:rsidRPr="007B0182">
        <w:t xml:space="preserve">Obrázok: Rôzne typy dosiek </w:t>
      </w:r>
      <w:proofErr w:type="spellStart"/>
      <w:r w:rsidRPr="007B0182">
        <w:t>Arduino</w:t>
      </w:r>
      <w:proofErr w:type="spellEnd"/>
    </w:p>
    <w:p w14:paraId="1F383D50" w14:textId="77777777" w:rsidR="000552B5" w:rsidRPr="007B0182" w:rsidRDefault="000552B5" w:rsidP="000552B5">
      <w:pPr>
        <w:pStyle w:val="Nadpis2"/>
      </w:pPr>
      <w:bookmarkStart w:id="31" w:name="_Toc503868205"/>
      <w:r w:rsidRPr="007B0182">
        <w:t xml:space="preserve">Dostupné riešenia pre platformu </w:t>
      </w:r>
      <w:proofErr w:type="spellStart"/>
      <w:r w:rsidRPr="007B0182">
        <w:t>Arduino</w:t>
      </w:r>
      <w:bookmarkEnd w:id="31"/>
      <w:proofErr w:type="spellEnd"/>
    </w:p>
    <w:p w14:paraId="4B94EF0B" w14:textId="3581BED3" w:rsidR="000552B5" w:rsidRPr="00A06FA4" w:rsidRDefault="000552B5" w:rsidP="000552B5">
      <w:r w:rsidRPr="007B0182">
        <w:t xml:space="preserve">Stále rastúca komunita sa venuje zariadeniam </w:t>
      </w:r>
      <w:proofErr w:type="spellStart"/>
      <w:r w:rsidRPr="007B0182">
        <w:t>Arduino</w:t>
      </w:r>
      <w:proofErr w:type="spellEnd"/>
      <w:r w:rsidRPr="007B0182">
        <w:t xml:space="preserve">. S tým je spojený aj vývoj rôznych </w:t>
      </w:r>
      <w:proofErr w:type="spellStart"/>
      <w:r w:rsidRPr="007B0182">
        <w:t>frameworkov</w:t>
      </w:r>
      <w:proofErr w:type="spellEnd"/>
      <w:r w:rsidRPr="007B0182">
        <w:t xml:space="preserve"> pre túto platformu, ktorých cieľom je zjednodušiť vývoj programátorom. Riešenia aké sme </w:t>
      </w:r>
      <w:r w:rsidR="00DE7FA1">
        <w:t xml:space="preserve">našli vyhľadávaním na fórach </w:t>
      </w:r>
      <w:r w:rsidRPr="007B0182">
        <w:t xml:space="preserve"> </w:t>
      </w:r>
      <w:proofErr w:type="spellStart"/>
      <w:r w:rsidRPr="007B0182">
        <w:t>Arduino</w:t>
      </w:r>
      <w:proofErr w:type="spellEnd"/>
      <w:r w:rsidR="00DE7FA1">
        <w:t xml:space="preserve"> komunity</w:t>
      </w:r>
      <w:r w:rsidR="00F825D4" w:rsidRPr="00F825D4">
        <w:rPr>
          <w:vertAlign w:val="superscript"/>
        </w:rPr>
        <w:t>[10]</w:t>
      </w:r>
      <w:r w:rsidRPr="007B0182">
        <w:t>, rozdeľujeme do kategórií online a</w:t>
      </w:r>
      <w:r w:rsidR="00DE7FA1">
        <w:t> </w:t>
      </w:r>
      <w:proofErr w:type="spellStart"/>
      <w:r w:rsidRPr="007B0182">
        <w:t>offline</w:t>
      </w:r>
      <w:proofErr w:type="spellEnd"/>
      <w:r w:rsidR="00DE7FA1">
        <w:t xml:space="preserve"> riešení</w:t>
      </w:r>
      <w:r w:rsidRPr="007B0182">
        <w:t xml:space="preserve">. Online sú riešenia, ktoré do zariadenia nainštalujú zavádzač preposielajúci a vykonávajúci akcie len od servera (logika systému je len na serveri). </w:t>
      </w:r>
      <w:proofErr w:type="spellStart"/>
      <w:r w:rsidRPr="007B0182">
        <w:t>Offline</w:t>
      </w:r>
      <w:proofErr w:type="spellEnd"/>
      <w:r w:rsidRPr="007B0182">
        <w:t xml:space="preserve"> sú riešenia bežiace priamo na </w:t>
      </w:r>
      <w:proofErr w:type="spellStart"/>
      <w:r w:rsidRPr="007B0182">
        <w:t>Arduino</w:t>
      </w:r>
      <w:proofErr w:type="spellEnd"/>
      <w:r w:rsidRPr="007B0182">
        <w:t xml:space="preserve"> zariadení a na vykonanie akcie sa rozhodujú bez servera. Nižšie si povieme niečo viac o jednom onl</w:t>
      </w:r>
      <w:r w:rsidR="003B6F14">
        <w:t xml:space="preserve">ine a dvoch </w:t>
      </w:r>
      <w:proofErr w:type="spellStart"/>
      <w:r w:rsidR="003B6F14">
        <w:t>offline</w:t>
      </w:r>
      <w:proofErr w:type="spellEnd"/>
      <w:r w:rsidR="003B6F14">
        <w:t xml:space="preserve"> riešeniach.</w:t>
      </w:r>
    </w:p>
    <w:p w14:paraId="2BA34FB1" w14:textId="283908A1" w:rsidR="000552B5" w:rsidRPr="00A06FA4" w:rsidRDefault="000552B5" w:rsidP="000552B5">
      <w:pPr>
        <w:pStyle w:val="Nadpis3"/>
      </w:pPr>
      <w:bookmarkStart w:id="32" w:name="_Toc503868206"/>
      <w:proofErr w:type="spellStart"/>
      <w:r w:rsidRPr="00A06FA4">
        <w:lastRenderedPageBreak/>
        <w:t>Arduino</w:t>
      </w:r>
      <w:proofErr w:type="spellEnd"/>
      <w:r w:rsidRPr="00A06FA4">
        <w:t xml:space="preserve"> </w:t>
      </w:r>
      <w:proofErr w:type="spellStart"/>
      <w:r w:rsidRPr="00A06FA4">
        <w:t>EventManager</w:t>
      </w:r>
      <w:proofErr w:type="spellEnd"/>
      <w:r w:rsidR="00E70A35" w:rsidRPr="00E70A35">
        <w:rPr>
          <w:vertAlign w:val="superscript"/>
        </w:rPr>
        <w:t>[12]</w:t>
      </w:r>
      <w:bookmarkEnd w:id="32"/>
    </w:p>
    <w:p w14:paraId="3334F2D9" w14:textId="10F568FE" w:rsidR="000552B5" w:rsidRPr="00A06FA4" w:rsidRDefault="000552B5" w:rsidP="000552B5">
      <w:r w:rsidRPr="00A06FA4">
        <w:t xml:space="preserve">Je </w:t>
      </w:r>
      <w:proofErr w:type="spellStart"/>
      <w:r w:rsidRPr="00A06FA4">
        <w:t>offline</w:t>
      </w:r>
      <w:proofErr w:type="spellEnd"/>
      <w:r w:rsidRPr="00A06FA4">
        <w:t xml:space="preserve"> riešenie</w:t>
      </w:r>
      <w:ins w:id="33" w:author="Fero" w:date="2018-01-14T11:01:00Z">
        <w:r w:rsidR="00654D96">
          <w:t>,</w:t>
        </w:r>
      </w:ins>
      <w:r w:rsidRPr="00A06FA4">
        <w:t xml:space="preserve"> v ktorom neprogramujeme </w:t>
      </w:r>
      <w:r w:rsidR="003B6F14">
        <w:t>cyklická funkcia</w:t>
      </w:r>
      <w:r w:rsidRPr="00A06FA4">
        <w:t xml:space="preserve"> </w:t>
      </w:r>
      <w:proofErr w:type="spellStart"/>
      <w:r w:rsidRPr="003B6F14">
        <w:rPr>
          <w:rFonts w:ascii="Consolas" w:hAnsi="Consolas"/>
        </w:rPr>
        <w:t>loop</w:t>
      </w:r>
      <w:proofErr w:type="spellEnd"/>
      <w:r w:rsidRPr="003B6F14">
        <w:rPr>
          <w:rFonts w:ascii="Consolas" w:hAnsi="Consolas"/>
        </w:rPr>
        <w:t>()</w:t>
      </w:r>
      <w:r w:rsidRPr="00A06FA4">
        <w:t xml:space="preserve">. </w:t>
      </w:r>
      <w:r w:rsidR="003B6F14">
        <w:t>V </w:t>
      </w:r>
      <w:proofErr w:type="spellStart"/>
      <w:r w:rsidR="003B6F14">
        <w:t>inicializačnej</w:t>
      </w:r>
      <w:proofErr w:type="spellEnd"/>
      <w:r w:rsidR="003B6F14">
        <w:t xml:space="preserve"> funkcii </w:t>
      </w:r>
      <w:proofErr w:type="spellStart"/>
      <w:r w:rsidR="003B6F14" w:rsidRPr="003B6F14">
        <w:rPr>
          <w:rFonts w:ascii="Consolas" w:hAnsi="Consolas"/>
        </w:rPr>
        <w:t>setup</w:t>
      </w:r>
      <w:proofErr w:type="spellEnd"/>
      <w:r w:rsidR="003B6F14" w:rsidRPr="003B6F14">
        <w:rPr>
          <w:rFonts w:ascii="Consolas" w:hAnsi="Consolas"/>
        </w:rPr>
        <w:t>()</w:t>
      </w:r>
      <w:r w:rsidR="003B6F14">
        <w:t xml:space="preserve"> zaregistrujeme obslužné funkcie (angl. </w:t>
      </w:r>
      <w:proofErr w:type="spellStart"/>
      <w:r w:rsidR="003B6F14">
        <w:t>callback</w:t>
      </w:r>
      <w:proofErr w:type="spellEnd"/>
      <w:r w:rsidR="003B6F14">
        <w:t xml:space="preserve">) a programujeme </w:t>
      </w:r>
      <w:r w:rsidRPr="00A06FA4">
        <w:t>spracovanie udalostí.</w:t>
      </w:r>
      <w:r w:rsidR="003B6F14">
        <w:t xml:space="preserve"> Pri registrovaní funkcie určujeme na zmenu akého </w:t>
      </w:r>
      <w:proofErr w:type="spellStart"/>
      <w:r w:rsidR="003B6F14">
        <w:t>pinu</w:t>
      </w:r>
      <w:proofErr w:type="spellEnd"/>
      <w:r w:rsidR="003B6F14">
        <w:t xml:space="preserve"> má byť udalosť vyvolaná. </w:t>
      </w:r>
    </w:p>
    <w:p w14:paraId="1155357E" w14:textId="77777777" w:rsidR="00A14A3E" w:rsidRPr="00A06FA4" w:rsidRDefault="00A14A3E" w:rsidP="00A14A3E">
      <w:pPr>
        <w:pStyle w:val="Zdrojovkd"/>
      </w:pPr>
      <w:proofErr w:type="spellStart"/>
      <w:r w:rsidRPr="00A06FA4">
        <w:t>void</w:t>
      </w:r>
      <w:proofErr w:type="spellEnd"/>
      <w:r w:rsidRPr="00A06FA4">
        <w:t xml:space="preserve"> </w:t>
      </w:r>
      <w:proofErr w:type="spellStart"/>
      <w:r w:rsidRPr="00A06FA4">
        <w:t>myListener</w:t>
      </w:r>
      <w:proofErr w:type="spellEnd"/>
      <w:r w:rsidRPr="00A06FA4">
        <w:t xml:space="preserve">( </w:t>
      </w:r>
      <w:proofErr w:type="spellStart"/>
      <w:r w:rsidRPr="00A06FA4">
        <w:t>int</w:t>
      </w:r>
      <w:proofErr w:type="spellEnd"/>
      <w:r w:rsidRPr="00A06FA4">
        <w:t xml:space="preserve"> </w:t>
      </w:r>
      <w:proofErr w:type="spellStart"/>
      <w:r w:rsidRPr="00A06FA4">
        <w:t>eventCode</w:t>
      </w:r>
      <w:proofErr w:type="spellEnd"/>
      <w:r w:rsidRPr="00A06FA4">
        <w:t xml:space="preserve">, </w:t>
      </w:r>
      <w:proofErr w:type="spellStart"/>
      <w:r w:rsidRPr="00A06FA4">
        <w:t>int</w:t>
      </w:r>
      <w:proofErr w:type="spellEnd"/>
      <w:r w:rsidRPr="00A06FA4">
        <w:t xml:space="preserve"> </w:t>
      </w:r>
      <w:proofErr w:type="spellStart"/>
      <w:r w:rsidRPr="00A06FA4">
        <w:t>eventParam</w:t>
      </w:r>
      <w:proofErr w:type="spellEnd"/>
      <w:r w:rsidRPr="00A06FA4">
        <w:t xml:space="preserve"> ) { </w:t>
      </w:r>
    </w:p>
    <w:p w14:paraId="0CF1E144" w14:textId="77777777" w:rsidR="00A14A3E" w:rsidRPr="00A06FA4" w:rsidRDefault="00A14A3E" w:rsidP="00A14A3E">
      <w:pPr>
        <w:pStyle w:val="Zdrojovkd"/>
        <w:ind w:firstLine="709"/>
      </w:pPr>
      <w:r w:rsidRPr="00A06FA4">
        <w:t xml:space="preserve">// Do </w:t>
      </w:r>
      <w:proofErr w:type="spellStart"/>
      <w:r w:rsidRPr="00A06FA4">
        <w:t>something</w:t>
      </w:r>
      <w:proofErr w:type="spellEnd"/>
      <w:r w:rsidRPr="00A06FA4">
        <w:t xml:space="preserve"> </w:t>
      </w:r>
      <w:proofErr w:type="spellStart"/>
      <w:r w:rsidRPr="00A06FA4">
        <w:t>with</w:t>
      </w:r>
      <w:proofErr w:type="spellEnd"/>
      <w:r w:rsidRPr="00A06FA4">
        <w:t xml:space="preserve"> </w:t>
      </w:r>
      <w:proofErr w:type="spellStart"/>
      <w:r w:rsidRPr="00A06FA4">
        <w:t>the</w:t>
      </w:r>
      <w:proofErr w:type="spellEnd"/>
      <w:r w:rsidRPr="00A06FA4">
        <w:t xml:space="preserve"> </w:t>
      </w:r>
      <w:proofErr w:type="spellStart"/>
      <w:r w:rsidRPr="00A06FA4">
        <w:t>event</w:t>
      </w:r>
      <w:proofErr w:type="spellEnd"/>
      <w:r w:rsidRPr="00A06FA4">
        <w:t xml:space="preserve"> </w:t>
      </w:r>
    </w:p>
    <w:p w14:paraId="365BB3E9" w14:textId="77777777" w:rsidR="00A14A3E" w:rsidRPr="00A06FA4" w:rsidRDefault="00A14A3E" w:rsidP="00A14A3E">
      <w:pPr>
        <w:pStyle w:val="Zdrojovkd"/>
      </w:pPr>
      <w:r w:rsidRPr="00A06FA4">
        <w:t>}</w:t>
      </w:r>
    </w:p>
    <w:p w14:paraId="7711D30C" w14:textId="77777777" w:rsidR="00A14A3E" w:rsidRPr="00A06FA4" w:rsidRDefault="00A14A3E" w:rsidP="00A14A3E">
      <w:pPr>
        <w:pStyle w:val="Zdrojovkd"/>
      </w:pPr>
      <w:proofErr w:type="spellStart"/>
      <w:r w:rsidRPr="00A06FA4">
        <w:t>void</w:t>
      </w:r>
      <w:proofErr w:type="spellEnd"/>
      <w:r w:rsidRPr="00A06FA4">
        <w:t xml:space="preserve"> </w:t>
      </w:r>
      <w:proofErr w:type="spellStart"/>
      <w:r w:rsidRPr="00A06FA4">
        <w:t>setup</w:t>
      </w:r>
      <w:proofErr w:type="spellEnd"/>
      <w:r w:rsidRPr="00A06FA4">
        <w:t xml:space="preserve">() { </w:t>
      </w:r>
    </w:p>
    <w:p w14:paraId="01DA78A9" w14:textId="77777777" w:rsidR="00A14A3E" w:rsidRPr="00A06FA4" w:rsidRDefault="00A14A3E" w:rsidP="00A14A3E">
      <w:pPr>
        <w:pStyle w:val="Zdrojovkd"/>
        <w:ind w:firstLine="709"/>
      </w:pPr>
      <w:proofErr w:type="spellStart"/>
      <w:r w:rsidRPr="00A06FA4">
        <w:t>gMyEventManager.addListener</w:t>
      </w:r>
      <w:proofErr w:type="spellEnd"/>
      <w:r w:rsidRPr="00A06FA4">
        <w:t xml:space="preserve">( </w:t>
      </w:r>
      <w:proofErr w:type="spellStart"/>
      <w:r w:rsidRPr="00A06FA4">
        <w:t>EventManager</w:t>
      </w:r>
      <w:proofErr w:type="spellEnd"/>
      <w:r w:rsidRPr="00A06FA4">
        <w:t xml:space="preserve">::kEventUser0, </w:t>
      </w:r>
      <w:proofErr w:type="spellStart"/>
      <w:r w:rsidRPr="00A06FA4">
        <w:t>myListener</w:t>
      </w:r>
      <w:proofErr w:type="spellEnd"/>
      <w:r w:rsidRPr="00A06FA4">
        <w:t xml:space="preserve"> );</w:t>
      </w:r>
    </w:p>
    <w:p w14:paraId="3553A444" w14:textId="77777777" w:rsidR="00A14A3E" w:rsidRPr="00A06FA4" w:rsidRDefault="00A14A3E" w:rsidP="00A14A3E">
      <w:pPr>
        <w:pStyle w:val="Zdrojovkd"/>
        <w:ind w:firstLine="709"/>
      </w:pPr>
      <w:r w:rsidRPr="00A06FA4">
        <w:t xml:space="preserve">// Do more set </w:t>
      </w:r>
      <w:proofErr w:type="spellStart"/>
      <w:r w:rsidRPr="00A06FA4">
        <w:t>up</w:t>
      </w:r>
      <w:proofErr w:type="spellEnd"/>
      <w:r w:rsidRPr="00A06FA4">
        <w:t xml:space="preserve"> </w:t>
      </w:r>
    </w:p>
    <w:p w14:paraId="64D1995F" w14:textId="77777777" w:rsidR="00A14A3E" w:rsidRPr="00A06FA4" w:rsidRDefault="00A14A3E" w:rsidP="00A14A3E">
      <w:pPr>
        <w:pStyle w:val="Zdrojovkd"/>
      </w:pPr>
      <w:r w:rsidRPr="00A06FA4">
        <w:t>}</w:t>
      </w:r>
    </w:p>
    <w:p w14:paraId="57F5CC18" w14:textId="77777777" w:rsidR="00A14A3E" w:rsidRPr="00A06FA4" w:rsidRDefault="00A14A3E" w:rsidP="00A14A3E">
      <w:pPr>
        <w:pStyle w:val="Obrzok"/>
      </w:pPr>
      <w:r w:rsidRPr="00A06FA4">
        <w:t xml:space="preserve">Algoritmus: Príklad použitia </w:t>
      </w:r>
      <w:proofErr w:type="spellStart"/>
      <w:r w:rsidRPr="00A06FA4">
        <w:t>EventManages</w:t>
      </w:r>
      <w:proofErr w:type="spellEnd"/>
    </w:p>
    <w:p w14:paraId="0BA394DB" w14:textId="7AD066B2" w:rsidR="000552B5" w:rsidRPr="00A06FA4" w:rsidRDefault="000552B5" w:rsidP="000552B5">
      <w:pPr>
        <w:pStyle w:val="Nadpis3"/>
      </w:pPr>
      <w:bookmarkStart w:id="34" w:name="_Toc503868207"/>
      <w:proofErr w:type="spellStart"/>
      <w:r w:rsidRPr="00A06FA4">
        <w:t>Quantum</w:t>
      </w:r>
      <w:proofErr w:type="spellEnd"/>
      <w:r w:rsidRPr="00A06FA4">
        <w:t xml:space="preserve"> </w:t>
      </w:r>
      <w:proofErr w:type="spellStart"/>
      <w:r w:rsidRPr="00A06FA4">
        <w:t>Leaps</w:t>
      </w:r>
      <w:proofErr w:type="spellEnd"/>
      <w:r w:rsidRPr="00A06FA4">
        <w:t xml:space="preserve"> Modeling </w:t>
      </w:r>
      <w:proofErr w:type="spellStart"/>
      <w:r w:rsidRPr="00A06FA4">
        <w:t>Tool</w:t>
      </w:r>
      <w:proofErr w:type="spellEnd"/>
      <w:r w:rsidR="00E70A35" w:rsidRPr="00E70A35">
        <w:rPr>
          <w:vertAlign w:val="superscript"/>
        </w:rPr>
        <w:t>[13]</w:t>
      </w:r>
      <w:bookmarkEnd w:id="34"/>
    </w:p>
    <w:p w14:paraId="1D924AC3" w14:textId="77777777" w:rsidR="000552B5" w:rsidRPr="00654D96" w:rsidRDefault="000552B5" w:rsidP="000552B5">
      <w:r w:rsidRPr="00654D96">
        <w:t xml:space="preserve">Je </w:t>
      </w:r>
      <w:proofErr w:type="spellStart"/>
      <w:r w:rsidRPr="00654D96">
        <w:t>offline</w:t>
      </w:r>
      <w:proofErr w:type="spellEnd"/>
      <w:r w:rsidRPr="00654D96">
        <w:t xml:space="preserve"> riešenie spolu s modelovacím nástrojom. Toto riešenie je špecifické tým, že pristupuje k programovaniu ako k stavovému automatu. Konečno stavový automat je matematický model výpočtu. Je to abstraktný stroj, ktorý môže byť v danom čase presne v jednom stave z konečného počtu stavov. Konečno stavový automat sa môže zmeniť z jedného stavu na druhý v reakcii na niektoré externé vstupy. Je definovaný zoznamom jeho stavov, ich počiatočným stavom a podmienkami pre každý prechod.</w:t>
      </w:r>
    </w:p>
    <w:p w14:paraId="104ACCF8" w14:textId="77777777" w:rsidR="00A14A3E" w:rsidRPr="007B0182" w:rsidRDefault="00A14A3E" w:rsidP="00A14A3E">
      <w:pPr>
        <w:pStyle w:val="Obrzok"/>
      </w:pPr>
      <w:r w:rsidRPr="007B0182">
        <w:rPr>
          <w:noProof/>
          <w:lang w:eastAsia="sk-SK"/>
        </w:rPr>
        <w:drawing>
          <wp:inline distT="0" distB="0" distL="0" distR="0" wp14:anchorId="4AA65EEB" wp14:editId="6B944C0A">
            <wp:extent cx="4762500" cy="2809875"/>
            <wp:effectExtent l="0" t="0" r="0" b="9525"/>
            <wp:docPr id="7" name="Obrázok 7" descr="C:\_data\skola\diplomovka\texty\diplomovy-seminar-1\pics\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ata\skola\diplomovka\texty\diplomovy-seminar-1\pics\q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14:paraId="20A60D6D" w14:textId="77777777" w:rsidR="00A14A3E" w:rsidRPr="007B0182" w:rsidRDefault="00A14A3E" w:rsidP="00A14A3E">
      <w:pPr>
        <w:pStyle w:val="Obrzok"/>
      </w:pPr>
      <w:r w:rsidRPr="007B0182">
        <w:t xml:space="preserve">Obrázok: Rozhranie nástroja </w:t>
      </w:r>
      <w:proofErr w:type="spellStart"/>
      <w:r w:rsidRPr="007B0182">
        <w:t>Quantum</w:t>
      </w:r>
      <w:proofErr w:type="spellEnd"/>
      <w:r w:rsidRPr="007B0182">
        <w:t xml:space="preserve"> </w:t>
      </w:r>
      <w:proofErr w:type="spellStart"/>
      <w:r w:rsidRPr="007B0182">
        <w:t>Leaps</w:t>
      </w:r>
      <w:proofErr w:type="spellEnd"/>
      <w:r w:rsidRPr="007B0182">
        <w:t xml:space="preserve"> Modeling </w:t>
      </w:r>
      <w:proofErr w:type="spellStart"/>
      <w:r w:rsidRPr="007B0182">
        <w:t>Tool</w:t>
      </w:r>
      <w:proofErr w:type="spellEnd"/>
    </w:p>
    <w:p w14:paraId="1D5DE571" w14:textId="66917973" w:rsidR="000552B5" w:rsidRPr="007B0182" w:rsidRDefault="000552B5" w:rsidP="000552B5">
      <w:pPr>
        <w:pStyle w:val="Nadpis3"/>
      </w:pPr>
      <w:bookmarkStart w:id="35" w:name="_Toc503868208"/>
      <w:r w:rsidRPr="007B0182">
        <w:lastRenderedPageBreak/>
        <w:t>Cayenne</w:t>
      </w:r>
      <w:r w:rsidR="00E70A35" w:rsidRPr="00E70A35">
        <w:rPr>
          <w:vertAlign w:val="superscript"/>
        </w:rPr>
        <w:t>[14]</w:t>
      </w:r>
      <w:bookmarkEnd w:id="35"/>
    </w:p>
    <w:p w14:paraId="3637E789" w14:textId="76B250A4" w:rsidR="000552B5" w:rsidRPr="007B0182" w:rsidRDefault="000552B5" w:rsidP="000552B5">
      <w:r w:rsidRPr="007B0182">
        <w:t xml:space="preserve">Je online riešenie podporujúce mnoho </w:t>
      </w:r>
      <w:proofErr w:type="spellStart"/>
      <w:r w:rsidRPr="007B0182">
        <w:t>Arduino</w:t>
      </w:r>
      <w:proofErr w:type="spellEnd"/>
      <w:r w:rsidRPr="007B0182">
        <w:t xml:space="preserve"> dosiek, kde každá doska posiela na server aktuálny stav </w:t>
      </w:r>
      <w:proofErr w:type="spellStart"/>
      <w:r w:rsidRPr="007B0182">
        <w:t>pinov</w:t>
      </w:r>
      <w:proofErr w:type="spellEnd"/>
      <w:r w:rsidRPr="007B0182">
        <w:t xml:space="preserve">. </w:t>
      </w:r>
      <w:del w:id="36" w:author="patrik fm" w:date="2018-01-14T19:17:00Z">
        <w:r w:rsidRPr="007B0182" w:rsidDel="0059695A">
          <w:delText>Vyhodou</w:delText>
        </w:r>
      </w:del>
      <w:ins w:id="37" w:author="patrik fm" w:date="2018-01-14T19:17:00Z">
        <w:r w:rsidR="0059695A" w:rsidRPr="007B0182">
          <w:t>Výhodou</w:t>
        </w:r>
      </w:ins>
      <w:r w:rsidRPr="007B0182">
        <w:t xml:space="preserve"> tohto riešenia je priateľské používateľské prostredie s jednoduchým nastavením prahov pre jednotlivé </w:t>
      </w:r>
      <w:proofErr w:type="spellStart"/>
      <w:r w:rsidRPr="007B0182">
        <w:t>piny</w:t>
      </w:r>
      <w:proofErr w:type="spellEnd"/>
      <w:r w:rsidRPr="007B0182">
        <w:t xml:space="preserve"> </w:t>
      </w:r>
      <w:proofErr w:type="spellStart"/>
      <w:r w:rsidRPr="007B0182">
        <w:t>Arduino</w:t>
      </w:r>
      <w:proofErr w:type="spellEnd"/>
      <w:r w:rsidRPr="007B0182">
        <w:t xml:space="preserve"> dosiek, s priradením následnej akcie. Napr. Ak stúpne teplota (teplotný senzor je na </w:t>
      </w:r>
      <w:proofErr w:type="spellStart"/>
      <w:r w:rsidRPr="007B0182">
        <w:t>pine</w:t>
      </w:r>
      <w:proofErr w:type="spellEnd"/>
      <w:r w:rsidRPr="007B0182">
        <w:t xml:space="preserve"> 5) nad 30C, tak zapni klimatizáciu (zapni 5V na </w:t>
      </w:r>
      <w:proofErr w:type="spellStart"/>
      <w:r w:rsidRPr="007B0182">
        <w:t>pine</w:t>
      </w:r>
      <w:proofErr w:type="spellEnd"/>
      <w:r w:rsidRPr="007B0182">
        <w:t xml:space="preserve"> 4).</w:t>
      </w:r>
    </w:p>
    <w:p w14:paraId="19BA3130" w14:textId="77777777" w:rsidR="00A14A3E" w:rsidRPr="007B0182" w:rsidRDefault="00AC34AF" w:rsidP="00A14A3E">
      <w:pPr>
        <w:pStyle w:val="Obrzok"/>
      </w:pPr>
      <w:r>
        <w:pict w14:anchorId="4FBC8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2" o:title="cayenne"/>
          </v:shape>
        </w:pict>
      </w:r>
    </w:p>
    <w:p w14:paraId="16FDBDAE" w14:textId="77777777" w:rsidR="0044720A" w:rsidRPr="007B0182" w:rsidRDefault="00A14A3E" w:rsidP="009D5ADF">
      <w:pPr>
        <w:pStyle w:val="Obrzok"/>
      </w:pPr>
      <w:r w:rsidRPr="007B0182">
        <w:t>Obrázok: Rozhranie nástroja Cayenne</w:t>
      </w:r>
      <w:r w:rsidR="0044720A" w:rsidRPr="007B0182">
        <w:br w:type="page"/>
      </w:r>
    </w:p>
    <w:p w14:paraId="1F627B61" w14:textId="77777777" w:rsidR="000C181F" w:rsidRPr="007B0182" w:rsidRDefault="004D19EF" w:rsidP="000C181F">
      <w:pPr>
        <w:pStyle w:val="Nadpis1"/>
      </w:pPr>
      <w:bookmarkStart w:id="38" w:name="_Toc503868209"/>
      <w:r w:rsidRPr="007B0182">
        <w:lastRenderedPageBreak/>
        <w:t>Programovacia paradigma a n</w:t>
      </w:r>
      <w:r w:rsidR="000C181F" w:rsidRPr="007B0182">
        <w:t>ávrhové vzory</w:t>
      </w:r>
      <w:bookmarkEnd w:id="38"/>
    </w:p>
    <w:p w14:paraId="2023F070" w14:textId="77777777" w:rsidR="00A34364" w:rsidRPr="007B0182" w:rsidRDefault="00A34364" w:rsidP="00A34364">
      <w:pPr>
        <w:pStyle w:val="Nadpis2"/>
      </w:pPr>
      <w:bookmarkStart w:id="39" w:name="_Toc503868210"/>
      <w:r w:rsidRPr="007B0182">
        <w:t>Programovacia paradigma</w:t>
      </w:r>
      <w:bookmarkEnd w:id="39"/>
    </w:p>
    <w:p w14:paraId="1DCBB502" w14:textId="7EB4C358" w:rsidR="004D19EF" w:rsidRPr="00A06FA4" w:rsidRDefault="00DC6061" w:rsidP="004D19EF">
      <w:r w:rsidRPr="007B0182">
        <w:t>Programovacia paradigma</w:t>
      </w:r>
      <w:r w:rsidR="00E70A35" w:rsidRPr="00E70A35">
        <w:rPr>
          <w:vertAlign w:val="superscript"/>
        </w:rPr>
        <w:t>[6]</w:t>
      </w:r>
      <w:r w:rsidRPr="007B0182">
        <w:t xml:space="preserve"> je pomenovanie spôsobu myslenia pri programovaní. </w:t>
      </w:r>
      <w:r w:rsidR="008F28F4" w:rsidRPr="00A06FA4">
        <w:t xml:space="preserve">Nehovoríme tak programovacím jazykom, pretože na rôznych jazykoch vieme používať rôzne paradigmy. Existujú jazyky, ktoré vznikli na princípe niektorej z paradigiem. Napríklad jazyk </w:t>
      </w:r>
      <w:proofErr w:type="spellStart"/>
      <w:r w:rsidR="008F28F4" w:rsidRPr="00A06FA4">
        <w:t>Haskell</w:t>
      </w:r>
      <w:proofErr w:type="spellEnd"/>
      <w:r w:rsidR="008F28F4" w:rsidRPr="00A06FA4">
        <w:t xml:space="preserve"> je  postavený na paradigme </w:t>
      </w:r>
      <w:proofErr w:type="spellStart"/>
      <w:r w:rsidR="008F28F4" w:rsidRPr="00A06FA4">
        <w:t>funkcionálneho</w:t>
      </w:r>
      <w:proofErr w:type="spellEnd"/>
      <w:r w:rsidR="008F28F4" w:rsidRPr="00A06FA4">
        <w:t xml:space="preserve"> programovania.</w:t>
      </w:r>
      <w:r w:rsidR="00163640" w:rsidRPr="00A06FA4">
        <w:t xml:space="preserve"> Medzi paradigmy programovania patria:</w:t>
      </w:r>
    </w:p>
    <w:p w14:paraId="2AEBC9AC" w14:textId="395841B9" w:rsidR="00163640" w:rsidRPr="00A06FA4" w:rsidRDefault="00163640" w:rsidP="00163640">
      <w:pPr>
        <w:pStyle w:val="Odsekzoznamu"/>
        <w:numPr>
          <w:ilvl w:val="0"/>
          <w:numId w:val="12"/>
        </w:numPr>
      </w:pPr>
      <w:commentRangeStart w:id="40"/>
      <w:del w:id="41" w:author="patrik fm" w:date="2018-01-14T19:17:00Z">
        <w:r w:rsidRPr="00A06FA4" w:rsidDel="0059695A">
          <w:delText>Imperative</w:delText>
        </w:r>
        <w:r w:rsidR="00F1043C" w:rsidRPr="00A06FA4" w:rsidDel="0059695A">
          <w:delText xml:space="preserve"> programming </w:delText>
        </w:r>
        <w:commentRangeEnd w:id="40"/>
        <w:r w:rsidR="00654D96" w:rsidDel="0059695A">
          <w:rPr>
            <w:rStyle w:val="Odkaznakomentr"/>
          </w:rPr>
          <w:commentReference w:id="40"/>
        </w:r>
        <w:r w:rsidR="00F1043C" w:rsidRPr="00A06FA4" w:rsidDel="0059695A">
          <w:delText>(slovenský výraz???)</w:delText>
        </w:r>
      </w:del>
      <w:ins w:id="42" w:author="patrik fm" w:date="2018-01-14T19:17:00Z">
        <w:r w:rsidR="0059695A">
          <w:t>Imperatívne programovanie</w:t>
        </w:r>
      </w:ins>
      <w:r w:rsidRPr="00A06FA4">
        <w:t>,</w:t>
      </w:r>
    </w:p>
    <w:p w14:paraId="32A48AF3" w14:textId="77777777" w:rsidR="00163640" w:rsidRPr="00A06FA4" w:rsidRDefault="00163640" w:rsidP="00163640">
      <w:pPr>
        <w:pStyle w:val="Odsekzoznamu"/>
        <w:numPr>
          <w:ilvl w:val="0"/>
          <w:numId w:val="12"/>
        </w:numPr>
      </w:pPr>
      <w:proofErr w:type="spellStart"/>
      <w:r w:rsidRPr="00A06FA4">
        <w:t>Funkcionálne</w:t>
      </w:r>
      <w:proofErr w:type="spellEnd"/>
      <w:r w:rsidRPr="00A06FA4">
        <w:t xml:space="preserve"> programovanie,</w:t>
      </w:r>
    </w:p>
    <w:p w14:paraId="6D736058" w14:textId="77777777" w:rsidR="00163640" w:rsidRPr="00A06FA4" w:rsidRDefault="00163640" w:rsidP="00163640">
      <w:pPr>
        <w:pStyle w:val="Odsekzoznamu"/>
        <w:numPr>
          <w:ilvl w:val="0"/>
          <w:numId w:val="12"/>
        </w:numPr>
      </w:pPr>
      <w:r w:rsidRPr="00A06FA4">
        <w:t>Deklaratívne programovanie,</w:t>
      </w:r>
    </w:p>
    <w:p w14:paraId="7E440886" w14:textId="77777777" w:rsidR="00163640" w:rsidRPr="00A06FA4" w:rsidRDefault="00163640" w:rsidP="00163640">
      <w:pPr>
        <w:pStyle w:val="Odsekzoznamu"/>
        <w:numPr>
          <w:ilvl w:val="0"/>
          <w:numId w:val="12"/>
        </w:numPr>
      </w:pPr>
      <w:r w:rsidRPr="00A06FA4">
        <w:t>Objektovo orientované programovanie,</w:t>
      </w:r>
    </w:p>
    <w:p w14:paraId="130806ED" w14:textId="77777777" w:rsidR="00163640" w:rsidRPr="00A06FA4" w:rsidRDefault="00163640" w:rsidP="00163640">
      <w:pPr>
        <w:pStyle w:val="Odsekzoznamu"/>
        <w:numPr>
          <w:ilvl w:val="0"/>
          <w:numId w:val="12"/>
        </w:numPr>
      </w:pPr>
      <w:r w:rsidRPr="00A06FA4">
        <w:t>Procedurálne programovanie,</w:t>
      </w:r>
    </w:p>
    <w:p w14:paraId="35FE6A85" w14:textId="77777777" w:rsidR="00163640" w:rsidRPr="00A06FA4" w:rsidRDefault="00163640" w:rsidP="00163640">
      <w:pPr>
        <w:pStyle w:val="Odsekzoznamu"/>
        <w:numPr>
          <w:ilvl w:val="0"/>
          <w:numId w:val="12"/>
        </w:numPr>
      </w:pPr>
      <w:r w:rsidRPr="00A06FA4">
        <w:t>Logické programovanie,</w:t>
      </w:r>
    </w:p>
    <w:p w14:paraId="7C494189" w14:textId="77777777" w:rsidR="00163640" w:rsidRPr="00A06FA4" w:rsidRDefault="00163640" w:rsidP="00163640">
      <w:pPr>
        <w:pStyle w:val="Odsekzoznamu"/>
        <w:numPr>
          <w:ilvl w:val="0"/>
          <w:numId w:val="12"/>
        </w:numPr>
      </w:pPr>
      <w:r w:rsidRPr="00A06FA4">
        <w:t>Symbolické programovanie.</w:t>
      </w:r>
    </w:p>
    <w:p w14:paraId="21642114" w14:textId="77777777" w:rsidR="00A34364" w:rsidRPr="00A06FA4" w:rsidRDefault="00A34364" w:rsidP="00A34364">
      <w:pPr>
        <w:pStyle w:val="Nadpis3"/>
      </w:pPr>
      <w:bookmarkStart w:id="43" w:name="_Toc503868211"/>
      <w:r w:rsidRPr="00A06FA4">
        <w:t>Udalosťami orientované programovanie</w:t>
      </w:r>
      <w:bookmarkEnd w:id="43"/>
    </w:p>
    <w:p w14:paraId="1955BCEE" w14:textId="7A6D4D8F" w:rsidR="007C33CE" w:rsidRPr="007B0182" w:rsidRDefault="00DF0626" w:rsidP="007C33CE">
      <w:r w:rsidRPr="00654D96">
        <w:t>K programovacím</w:t>
      </w:r>
      <w:r w:rsidR="007C33CE" w:rsidRPr="00654D96">
        <w:t xml:space="preserve"> </w:t>
      </w:r>
      <w:r w:rsidRPr="00654D96">
        <w:t xml:space="preserve">paradigmám </w:t>
      </w:r>
      <w:r w:rsidR="007C33CE" w:rsidRPr="00654D96">
        <w:t>patrí aj udalosťami orientované programovanie</w:t>
      </w:r>
      <w:r w:rsidR="00E70A35" w:rsidRPr="00E70A35">
        <w:rPr>
          <w:vertAlign w:val="superscript"/>
        </w:rPr>
        <w:t>[6]</w:t>
      </w:r>
      <w:r w:rsidR="007C33CE" w:rsidRPr="00654D96">
        <w:t>.</w:t>
      </w:r>
      <w:r w:rsidRPr="00654D96">
        <w:t xml:space="preserve"> Priebeh programu v tejto paradigme je určovaný vznikajúcimi udalosťami</w:t>
      </w:r>
      <w:r w:rsidR="00F1043C" w:rsidRPr="00654D96">
        <w:t>. Udalosti vznikajú používateľskou akciou (stlačenie tlačidla), výstupom senzora alebo udalosťou vytvorenou v inej časti programu. S udalosťami orientovaným programovaním sa prevažne stretneme grafických používateľských rozhraniach (GUI), ktoré vykonávajú konkrétne akcie na základe používateľského vstupu.</w:t>
      </w:r>
    </w:p>
    <w:p w14:paraId="093DC6F0" w14:textId="77777777" w:rsidR="00FD512F" w:rsidRPr="007B0182" w:rsidRDefault="00FD512F" w:rsidP="00FD512F">
      <w:pPr>
        <w:pStyle w:val="Obrzok"/>
      </w:pPr>
      <w:r w:rsidRPr="007B0182">
        <w:rPr>
          <w:noProof/>
          <w:lang w:eastAsia="sk-SK"/>
        </w:rPr>
        <w:drawing>
          <wp:inline distT="0" distB="0" distL="0" distR="0" wp14:anchorId="39B7C1E1" wp14:editId="59959806">
            <wp:extent cx="5394960" cy="2194560"/>
            <wp:effectExtent l="0" t="0" r="0" b="0"/>
            <wp:docPr id="3" name="Obrázok 3" descr="C:\Users\patrik\AppData\Local\Microsoft\Windows\INetCache\Content.Word\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k\AppData\Local\Microsoft\Windows\INetCache\Content.Word\event_lo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22059BD0" w14:textId="77777777" w:rsidR="00FD512F" w:rsidRPr="007B0182" w:rsidRDefault="00FD512F" w:rsidP="00FD512F">
      <w:pPr>
        <w:pStyle w:val="Obrzok"/>
      </w:pPr>
      <w:r w:rsidRPr="007B0182">
        <w:lastRenderedPageBreak/>
        <w:t>Obrázok: Schéma udalosťami orientovaného programovania.</w:t>
      </w:r>
    </w:p>
    <w:p w14:paraId="4C373DFF" w14:textId="7B59C333" w:rsidR="00163640" w:rsidRPr="007B0182" w:rsidRDefault="00261641" w:rsidP="00163640">
      <w:r w:rsidRPr="007B0182">
        <w:t xml:space="preserve">Hlavná slučka (metóda </w:t>
      </w:r>
      <w:proofErr w:type="spellStart"/>
      <w:r w:rsidRPr="0059695A">
        <w:rPr>
          <w:rFonts w:ascii="Consolas" w:hAnsi="Consolas"/>
          <w:rPrChange w:id="44" w:author="patrik fm" w:date="2018-01-14T19:17:00Z">
            <w:rPr/>
          </w:rPrChange>
        </w:rPr>
        <w:t>loo</w:t>
      </w:r>
      <w:ins w:id="45" w:author="patrik fm" w:date="2018-01-14T19:17:00Z">
        <w:r w:rsidR="0059695A" w:rsidRPr="0059695A">
          <w:rPr>
            <w:rFonts w:ascii="Consolas" w:hAnsi="Consolas"/>
            <w:rPrChange w:id="46" w:author="patrik fm" w:date="2018-01-14T19:17:00Z">
              <w:rPr/>
            </w:rPrChange>
          </w:rPr>
          <w:t>p</w:t>
        </w:r>
      </w:ins>
      <w:proofErr w:type="spellEnd"/>
      <w:del w:id="47" w:author="patrik fm" w:date="2018-01-14T19:17:00Z">
        <w:r w:rsidRPr="0059695A" w:rsidDel="0059695A">
          <w:rPr>
            <w:rFonts w:ascii="Consolas" w:hAnsi="Consolas"/>
            <w:rPrChange w:id="48" w:author="patrik fm" w:date="2018-01-14T19:17:00Z">
              <w:rPr/>
            </w:rPrChange>
          </w:rPr>
          <w:delText>k</w:delText>
        </w:r>
      </w:del>
      <w:r w:rsidRPr="0059695A">
        <w:rPr>
          <w:rFonts w:ascii="Consolas" w:hAnsi="Consolas"/>
          <w:rPrChange w:id="49" w:author="patrik fm" w:date="2018-01-14T19:17:00Z">
            <w:rPr/>
          </w:rPrChange>
        </w:rPr>
        <w:t>()</w:t>
      </w:r>
      <w:r w:rsidRPr="007B0182">
        <w:t xml:space="preserve">) v udalosťami orientovaných aplikáciách čaká na </w:t>
      </w:r>
      <w:commentRangeStart w:id="50"/>
      <w:del w:id="51" w:author="patrik fm" w:date="2018-01-14T19:17:00Z">
        <w:r w:rsidRPr="007B0182" w:rsidDel="0059695A">
          <w:delText xml:space="preserve">spustenie </w:delText>
        </w:r>
      </w:del>
      <w:commentRangeEnd w:id="50"/>
      <w:ins w:id="52" w:author="patrik fm" w:date="2018-01-14T19:17:00Z">
        <w:r w:rsidR="0059695A">
          <w:t>prijatie</w:t>
        </w:r>
        <w:r w:rsidR="0059695A" w:rsidRPr="007B0182">
          <w:t xml:space="preserve"> </w:t>
        </w:r>
      </w:ins>
      <w:r w:rsidR="00654D96">
        <w:rPr>
          <w:rStyle w:val="Odkaznakomentr"/>
        </w:rPr>
        <w:commentReference w:id="50"/>
      </w:r>
      <w:r w:rsidRPr="007B0182">
        <w:t xml:space="preserve">udalosti. Po prijatí udalosti spustí zaregistrované </w:t>
      </w:r>
      <w:proofErr w:type="spellStart"/>
      <w:r w:rsidRPr="007B0182">
        <w:t>callback</w:t>
      </w:r>
      <w:proofErr w:type="spellEnd"/>
      <w:r w:rsidRPr="007B0182">
        <w:t xml:space="preserve"> funkcie. </w:t>
      </w:r>
      <w:proofErr w:type="spellStart"/>
      <w:r w:rsidRPr="007B0182">
        <w:t>Callback</w:t>
      </w:r>
      <w:proofErr w:type="spellEnd"/>
      <w:r w:rsidRPr="007B0182">
        <w:t xml:space="preserve"> je funkcia, ktoré bola v hlavnej slučke zaregistrovaná ako parameter</w:t>
      </w:r>
      <w:del w:id="53" w:author="patrik fm" w:date="2018-01-14T19:18:00Z">
        <w:r w:rsidRPr="007B0182" w:rsidDel="0059695A">
          <w:delText>,</w:delText>
        </w:r>
      </w:del>
      <w:r w:rsidRPr="007B0182">
        <w:t xml:space="preserve"> pre budúce spustenie kódu. </w:t>
      </w:r>
      <w:del w:id="54" w:author="patrik fm" w:date="2018-01-14T19:19:00Z">
        <w:r w:rsidRPr="007B0182" w:rsidDel="0059695A">
          <w:delText>V embedo</w:delText>
        </w:r>
      </w:del>
      <w:ins w:id="55" w:author="patrik fm" w:date="2018-01-14T19:19:00Z">
        <w:r w:rsidR="0059695A">
          <w:t>V</w:t>
        </w:r>
        <w:r w:rsidR="0059695A" w:rsidRPr="0059695A">
          <w:t xml:space="preserve">o vstavaných systémoch (angl. </w:t>
        </w:r>
        <w:proofErr w:type="spellStart"/>
        <w:r w:rsidR="0059695A" w:rsidRPr="0059695A">
          <w:t>embedded</w:t>
        </w:r>
        <w:proofErr w:type="spellEnd"/>
        <w:r w:rsidR="0059695A" w:rsidRPr="0059695A">
          <w:t xml:space="preserve"> </w:t>
        </w:r>
        <w:proofErr w:type="spellStart"/>
        <w:r w:rsidR="0059695A" w:rsidRPr="0059695A">
          <w:t>systems</w:t>
        </w:r>
        <w:proofErr w:type="spellEnd"/>
        <w:r w:rsidR="0059695A" w:rsidRPr="0059695A">
          <w:t>)</w:t>
        </w:r>
      </w:ins>
      <w:del w:id="56" w:author="patrik fm" w:date="2018-01-14T19:19:00Z">
        <w:r w:rsidRPr="007B0182" w:rsidDel="0059695A">
          <w:delText>vaných systémoch</w:delText>
        </w:r>
      </w:del>
      <w:r w:rsidRPr="007B0182">
        <w:t xml:space="preserve"> je hlavná slučka riešená pomocou hardvérových prerušení namiesto aktívnej slučky.</w:t>
      </w:r>
    </w:p>
    <w:p w14:paraId="7E524BC1" w14:textId="77777777" w:rsidR="00A34364" w:rsidRPr="007B0182" w:rsidRDefault="00A34364" w:rsidP="00A34364">
      <w:pPr>
        <w:pStyle w:val="Nadpis3"/>
      </w:pPr>
      <w:bookmarkStart w:id="57" w:name="_Toc503868212"/>
      <w:r w:rsidRPr="007B0182">
        <w:t>Komponentovo orientované programovanie</w:t>
      </w:r>
      <w:bookmarkEnd w:id="57"/>
    </w:p>
    <w:p w14:paraId="36312F70" w14:textId="4E4566DA" w:rsidR="00FD512F" w:rsidRPr="00A06FA4" w:rsidRDefault="00594FC4" w:rsidP="00163640">
      <w:r w:rsidRPr="007B0182">
        <w:t xml:space="preserve">Ďalšou </w:t>
      </w:r>
      <w:commentRangeStart w:id="58"/>
      <w:r w:rsidRPr="007B0182">
        <w:t>paradigmou</w:t>
      </w:r>
      <w:commentRangeEnd w:id="58"/>
      <w:r w:rsidR="00654D96">
        <w:rPr>
          <w:rStyle w:val="Odkaznakomentr"/>
        </w:rPr>
        <w:commentReference w:id="58"/>
      </w:r>
      <w:r w:rsidRPr="007B0182">
        <w:t>, ktorú sme zakomponovali do návrhu je komponentovo orientované programovanie</w:t>
      </w:r>
      <w:r w:rsidR="00E70A35" w:rsidRPr="00E70A35">
        <w:rPr>
          <w:vertAlign w:val="superscript"/>
        </w:rPr>
        <w:t>[6]</w:t>
      </w:r>
      <w:r w:rsidRPr="007B0182">
        <w:t>. Táto paradigma je založená na skladaní voľne spojených nezávislých komponentov do výslednej aplikácie. Komponenty sú tvorené ako malé časti riešiace konkrétnu úlohu, poskytujú rozhrania na komunikáciu (</w:t>
      </w:r>
      <w:r w:rsidR="00A34364" w:rsidRPr="007B0182">
        <w:t>analógia triedy a inštancie</w:t>
      </w:r>
      <w:r w:rsidRPr="00A06FA4">
        <w:t>)</w:t>
      </w:r>
      <w:r w:rsidR="00A34364" w:rsidRPr="00A06FA4">
        <w:t>. Komponenty môžu vytvárať aj spracovávať udalosti, čím vieme prepojiť túto paradigmu s paradigmou udalosťami orientovaného programovania.</w:t>
      </w:r>
    </w:p>
    <w:p w14:paraId="17F5AD23" w14:textId="51CF98F0" w:rsidR="00A34364" w:rsidRPr="00A06FA4" w:rsidRDefault="00A34364" w:rsidP="00163640">
      <w:r w:rsidRPr="00A06FA4">
        <w:rPr>
          <w:b/>
        </w:rPr>
        <w:t xml:space="preserve">Definícia: </w:t>
      </w:r>
      <w:r w:rsidRPr="00A06FA4">
        <w:t>Softvérový komponent je softvérový modul, ktorý zapuzdruje množinu súvisiacich funkcií alebo údajov</w:t>
      </w:r>
      <w:r w:rsidR="00E70A35" w:rsidRPr="00E70A35">
        <w:rPr>
          <w:vertAlign w:val="superscript"/>
        </w:rPr>
        <w:t>[6]</w:t>
      </w:r>
      <w:r w:rsidRPr="00A06FA4">
        <w:t>.</w:t>
      </w:r>
    </w:p>
    <w:p w14:paraId="46FFDC33" w14:textId="77777777" w:rsidR="00A34364" w:rsidRPr="007B0182" w:rsidRDefault="00AC34AF" w:rsidP="00A34364">
      <w:pPr>
        <w:pStyle w:val="Obrzok"/>
      </w:pPr>
      <w:r>
        <w:pict w14:anchorId="019C677C">
          <v:shape id="_x0000_i1026" type="#_x0000_t75" style="width:369pt;height:192.75pt">
            <v:imagedata r:id="rId14" o:title="component UML"/>
          </v:shape>
        </w:pict>
      </w:r>
    </w:p>
    <w:p w14:paraId="60AF6B1D" w14:textId="77777777" w:rsidR="009D5ADF" w:rsidRPr="007B0182" w:rsidRDefault="00A34364" w:rsidP="00A34364">
      <w:pPr>
        <w:pStyle w:val="Obrzok"/>
      </w:pPr>
      <w:r w:rsidRPr="007B0182">
        <w:t>Obrázok: UML diagram komponentov pre demo projekt.</w:t>
      </w:r>
    </w:p>
    <w:p w14:paraId="44AD2887" w14:textId="77777777" w:rsidR="009D5ADF" w:rsidRPr="007B0182" w:rsidRDefault="009D5ADF">
      <w:pPr>
        <w:spacing w:line="259" w:lineRule="auto"/>
        <w:ind w:firstLine="0"/>
        <w:jc w:val="left"/>
        <w:rPr>
          <w:sz w:val="22"/>
        </w:rPr>
      </w:pPr>
      <w:r w:rsidRPr="007B0182">
        <w:br w:type="page"/>
      </w:r>
    </w:p>
    <w:p w14:paraId="41F89996" w14:textId="77777777" w:rsidR="003867EC" w:rsidRPr="007B0182" w:rsidRDefault="003867EC" w:rsidP="003867EC">
      <w:pPr>
        <w:pStyle w:val="Nadpis2"/>
      </w:pPr>
      <w:bookmarkStart w:id="59" w:name="_Toc503868213"/>
      <w:r w:rsidRPr="007B0182">
        <w:lastRenderedPageBreak/>
        <w:t xml:space="preserve">Návrhové </w:t>
      </w:r>
      <w:commentRangeStart w:id="60"/>
      <w:r w:rsidRPr="007B0182">
        <w:t>vzory</w:t>
      </w:r>
      <w:commentRangeEnd w:id="60"/>
      <w:r w:rsidR="00261574">
        <w:rPr>
          <w:rStyle w:val="Odkaznakomentr"/>
          <w:rFonts w:eastAsiaTheme="minorEastAsia" w:cstheme="minorBidi"/>
          <w:b w:val="0"/>
          <w:bCs w:val="0"/>
          <w:color w:val="auto"/>
        </w:rPr>
        <w:commentReference w:id="60"/>
      </w:r>
      <w:bookmarkEnd w:id="59"/>
    </w:p>
    <w:p w14:paraId="7928E176" w14:textId="44A080DE" w:rsidR="003867EC" w:rsidRPr="007B0182" w:rsidRDefault="003867EC" w:rsidP="003867EC">
      <w:r w:rsidRPr="007B0182">
        <w:t>Všeobec</w:t>
      </w:r>
      <w:r w:rsidR="00E70A35">
        <w:t>nou definíciou pre návrhový vzor</w:t>
      </w:r>
      <w:r w:rsidRPr="007B0182">
        <w:t xml:space="preserve"> je: Návrhový vzor je znovu použiteľné riešenie na bežne vyskytujúci sa problém v oblasti softvérového dizajnu</w:t>
      </w:r>
      <w:r w:rsidR="00E70A35" w:rsidRPr="00E70A35">
        <w:rPr>
          <w:vertAlign w:val="superscript"/>
        </w:rPr>
        <w:t>[5]</w:t>
      </w:r>
      <w:r w:rsidRPr="007B0182">
        <w:t>. Nehovoríme o konkrétnom zdrojovom kóde, skôr o návode ako sa vysporiadať s konkrétnymi situáciami. Návrhové vzory delíme do troch hlavných kategórií:</w:t>
      </w:r>
    </w:p>
    <w:p w14:paraId="305E6122" w14:textId="77777777" w:rsidR="003867EC" w:rsidRPr="00A06FA4" w:rsidRDefault="003867EC" w:rsidP="003867EC">
      <w:pPr>
        <w:pStyle w:val="Odsekzoznamu"/>
        <w:numPr>
          <w:ilvl w:val="0"/>
          <w:numId w:val="12"/>
        </w:numPr>
      </w:pPr>
      <w:proofErr w:type="spellStart"/>
      <w:r w:rsidRPr="00A06FA4">
        <w:t>Creational</w:t>
      </w:r>
      <w:proofErr w:type="spellEnd"/>
      <w:r w:rsidRPr="00A06FA4">
        <w:t xml:space="preserve"> </w:t>
      </w:r>
      <w:proofErr w:type="spellStart"/>
      <w:r w:rsidRPr="00A06FA4">
        <w:t>patterns</w:t>
      </w:r>
      <w:proofErr w:type="spellEnd"/>
      <w:r w:rsidRPr="00A06FA4">
        <w:t xml:space="preserve"> </w:t>
      </w:r>
      <w:r w:rsidR="003237B9" w:rsidRPr="00A06FA4">
        <w:t>–</w:t>
      </w:r>
      <w:r w:rsidRPr="00A06FA4">
        <w:t xml:space="preserve"> </w:t>
      </w:r>
      <w:r w:rsidR="003237B9" w:rsidRPr="00A06FA4">
        <w:t>zaoberajúce sa tvorbe inštancií tried.</w:t>
      </w:r>
    </w:p>
    <w:p w14:paraId="2FC1132B" w14:textId="77777777" w:rsidR="003867EC" w:rsidRPr="00A06FA4" w:rsidRDefault="003867EC" w:rsidP="003867EC">
      <w:pPr>
        <w:pStyle w:val="Odsekzoznamu"/>
        <w:numPr>
          <w:ilvl w:val="0"/>
          <w:numId w:val="12"/>
        </w:numPr>
      </w:pPr>
      <w:proofErr w:type="spellStart"/>
      <w:r w:rsidRPr="00A06FA4">
        <w:t>Structural</w:t>
      </w:r>
      <w:proofErr w:type="spellEnd"/>
      <w:r w:rsidRPr="00A06FA4">
        <w:t xml:space="preserve"> </w:t>
      </w:r>
      <w:proofErr w:type="spellStart"/>
      <w:r w:rsidRPr="00A06FA4">
        <w:t>patterns</w:t>
      </w:r>
      <w:proofErr w:type="spellEnd"/>
      <w:r w:rsidRPr="00A06FA4">
        <w:t xml:space="preserve"> </w:t>
      </w:r>
      <w:r w:rsidR="003237B9" w:rsidRPr="00A06FA4">
        <w:t>–</w:t>
      </w:r>
      <w:r w:rsidRPr="00A06FA4">
        <w:t xml:space="preserve"> </w:t>
      </w:r>
      <w:r w:rsidR="003237B9" w:rsidRPr="00A06FA4">
        <w:t>zamerané na vzťahy medzi triedami.</w:t>
      </w:r>
    </w:p>
    <w:p w14:paraId="1D092CD8" w14:textId="77777777" w:rsidR="003867EC" w:rsidRPr="00A06FA4" w:rsidRDefault="003867EC" w:rsidP="003867EC">
      <w:pPr>
        <w:pStyle w:val="Odsekzoznamu"/>
        <w:numPr>
          <w:ilvl w:val="0"/>
          <w:numId w:val="12"/>
        </w:numPr>
      </w:pPr>
      <w:proofErr w:type="spellStart"/>
      <w:r w:rsidRPr="00A06FA4">
        <w:t>Behavioral</w:t>
      </w:r>
      <w:proofErr w:type="spellEnd"/>
      <w:r w:rsidRPr="00A06FA4">
        <w:t xml:space="preserve"> </w:t>
      </w:r>
      <w:proofErr w:type="spellStart"/>
      <w:r w:rsidRPr="00A06FA4">
        <w:t>patterns</w:t>
      </w:r>
      <w:proofErr w:type="spellEnd"/>
      <w:r w:rsidRPr="00A06FA4">
        <w:t xml:space="preserve"> </w:t>
      </w:r>
      <w:r w:rsidR="003237B9" w:rsidRPr="00A06FA4">
        <w:t>–</w:t>
      </w:r>
      <w:r w:rsidRPr="00A06FA4">
        <w:t xml:space="preserve"> </w:t>
      </w:r>
      <w:r w:rsidR="003237B9" w:rsidRPr="00A06FA4">
        <w:t>zaoberajúce sa komunikáciou medzi objektmi.</w:t>
      </w:r>
    </w:p>
    <w:p w14:paraId="040A143E" w14:textId="77777777" w:rsidR="003237B9" w:rsidRPr="00A06FA4" w:rsidRDefault="003237B9" w:rsidP="003237B9">
      <w:r w:rsidRPr="00A06FA4">
        <w:t>Návrhových vzorov v jednotlivých kategóriách je veľa. V práci sme niektoré z nich aktívne využívali a preto si o nich povieme viac v nasledovných podkapitolách.</w:t>
      </w:r>
    </w:p>
    <w:p w14:paraId="11B743BA" w14:textId="77777777" w:rsidR="003237B9" w:rsidRPr="00A06FA4" w:rsidRDefault="003237B9" w:rsidP="003237B9">
      <w:pPr>
        <w:pStyle w:val="Nadpis3"/>
      </w:pPr>
      <w:bookmarkStart w:id="61" w:name="_Toc503868214"/>
      <w:proofErr w:type="spellStart"/>
      <w:r w:rsidRPr="00A06FA4">
        <w:t>Singleton</w:t>
      </w:r>
      <w:bookmarkEnd w:id="61"/>
      <w:proofErr w:type="spellEnd"/>
    </w:p>
    <w:p w14:paraId="3EADE8B3" w14:textId="1F7BD40B" w:rsidR="00664049" w:rsidRPr="00654D96" w:rsidRDefault="003237B9" w:rsidP="00664049">
      <w:proofErr w:type="spellStart"/>
      <w:r w:rsidRPr="00A06FA4">
        <w:t>Singleton</w:t>
      </w:r>
      <w:proofErr w:type="spellEnd"/>
      <w:r w:rsidR="00E70A35" w:rsidRPr="00E70A35">
        <w:rPr>
          <w:vertAlign w:val="superscript"/>
        </w:rPr>
        <w:t>[5]</w:t>
      </w:r>
      <w:r w:rsidRPr="00A06FA4">
        <w:t xml:space="preserve"> zaradzujeme do kategórie </w:t>
      </w:r>
      <w:proofErr w:type="spellStart"/>
      <w:r w:rsidRPr="00A06FA4">
        <w:t>creational</w:t>
      </w:r>
      <w:proofErr w:type="spellEnd"/>
      <w:r w:rsidRPr="00A06FA4">
        <w:t xml:space="preserve"> </w:t>
      </w:r>
      <w:proofErr w:type="spellStart"/>
      <w:r w:rsidRPr="00A06FA4">
        <w:t>patterns</w:t>
      </w:r>
      <w:proofErr w:type="spellEnd"/>
      <w:r w:rsidRPr="00A06FA4">
        <w:t>. Definícia pre tento návrhový vzor znie: Je to trieda pre</w:t>
      </w:r>
      <w:r w:rsidR="00664049" w:rsidRPr="00A06FA4">
        <w:t>,</w:t>
      </w:r>
      <w:r w:rsidRPr="00A06FA4">
        <w:t xml:space="preserve"> ktorú existuje iba jedna inštancia. </w:t>
      </w:r>
      <w:r w:rsidR="00664049" w:rsidRPr="00654D96">
        <w:t>Príkladom použitia je trieda nesúca nastavenia programu, ktorú raz inicializujeme (načítame zo súboru) a rôzne komponenty projektu budú k tejto triede pristupovať.</w:t>
      </w:r>
    </w:p>
    <w:p w14:paraId="30C4E25C" w14:textId="77777777" w:rsidR="00664049" w:rsidRPr="00654D96" w:rsidRDefault="00664049" w:rsidP="00664049">
      <w:pPr>
        <w:pStyle w:val="Zdrojovkd"/>
      </w:pPr>
      <w:proofErr w:type="spellStart"/>
      <w:r w:rsidRPr="00654D96">
        <w:t>public</w:t>
      </w:r>
      <w:proofErr w:type="spellEnd"/>
      <w:r w:rsidRPr="00654D96">
        <w:t xml:space="preserve"> </w:t>
      </w:r>
      <w:proofErr w:type="spellStart"/>
      <w:r w:rsidRPr="00654D96">
        <w:t>class</w:t>
      </w:r>
      <w:proofErr w:type="spellEnd"/>
      <w:r w:rsidRPr="00654D96">
        <w:t xml:space="preserve"> </w:t>
      </w:r>
      <w:proofErr w:type="spellStart"/>
      <w:r w:rsidRPr="00654D96">
        <w:t>Singleton</w:t>
      </w:r>
      <w:proofErr w:type="spellEnd"/>
      <w:r w:rsidRPr="00654D96">
        <w:t xml:space="preserve"> {</w:t>
      </w:r>
    </w:p>
    <w:p w14:paraId="0C2CBA44" w14:textId="77777777" w:rsidR="00664049" w:rsidRPr="00654D96" w:rsidRDefault="00664049" w:rsidP="00664049">
      <w:pPr>
        <w:pStyle w:val="Zdrojovkd"/>
      </w:pPr>
      <w:r w:rsidRPr="00654D96">
        <w:t xml:space="preserve">    </w:t>
      </w:r>
      <w:proofErr w:type="spellStart"/>
      <w:r w:rsidRPr="00654D96">
        <w:t>private</w:t>
      </w:r>
      <w:proofErr w:type="spellEnd"/>
      <w:r w:rsidRPr="00654D96">
        <w:t xml:space="preserve"> </w:t>
      </w:r>
      <w:proofErr w:type="spellStart"/>
      <w:r w:rsidRPr="00654D96">
        <w:t>Singleton</w:t>
      </w:r>
      <w:proofErr w:type="spellEnd"/>
      <w:r w:rsidRPr="00654D96">
        <w:t>() {}</w:t>
      </w:r>
    </w:p>
    <w:p w14:paraId="2AF28A30" w14:textId="77777777" w:rsidR="00664049" w:rsidRPr="00654D96" w:rsidRDefault="00664049" w:rsidP="00664049">
      <w:pPr>
        <w:pStyle w:val="Zdrojovkd"/>
      </w:pPr>
    </w:p>
    <w:p w14:paraId="35AC11DB" w14:textId="77777777" w:rsidR="00664049" w:rsidRPr="00654D96" w:rsidRDefault="00664049" w:rsidP="00664049">
      <w:pPr>
        <w:pStyle w:val="Zdrojovkd"/>
      </w:pPr>
      <w:r w:rsidRPr="00654D96">
        <w:t xml:space="preserve">    </w:t>
      </w:r>
      <w:proofErr w:type="spellStart"/>
      <w:r w:rsidRPr="00654D96">
        <w:t>private</w:t>
      </w:r>
      <w:proofErr w:type="spellEnd"/>
      <w:r w:rsidRPr="00654D96">
        <w:t xml:space="preserve"> </w:t>
      </w:r>
      <w:proofErr w:type="spellStart"/>
      <w:r w:rsidRPr="00654D96">
        <w:t>static</w:t>
      </w:r>
      <w:proofErr w:type="spellEnd"/>
      <w:r w:rsidRPr="00654D96">
        <w:t xml:space="preserve"> </w:t>
      </w:r>
      <w:proofErr w:type="spellStart"/>
      <w:r w:rsidRPr="00654D96">
        <w:t>class</w:t>
      </w:r>
      <w:proofErr w:type="spellEnd"/>
      <w:r w:rsidRPr="00654D96">
        <w:t xml:space="preserve"> </w:t>
      </w:r>
      <w:proofErr w:type="spellStart"/>
      <w:r w:rsidRPr="00654D96">
        <w:t>SingletonHolder</w:t>
      </w:r>
      <w:proofErr w:type="spellEnd"/>
      <w:r w:rsidRPr="00654D96">
        <w:t xml:space="preserve"> {</w:t>
      </w:r>
    </w:p>
    <w:p w14:paraId="2535BDCD" w14:textId="77777777" w:rsidR="00664049" w:rsidRPr="00654D96" w:rsidRDefault="00664049" w:rsidP="00664049">
      <w:pPr>
        <w:pStyle w:val="Zdrojovkd"/>
      </w:pPr>
      <w:r w:rsidRPr="00654D96">
        <w:t xml:space="preserve">        </w:t>
      </w:r>
      <w:proofErr w:type="spellStart"/>
      <w:r w:rsidRPr="00654D96">
        <w:t>private</w:t>
      </w:r>
      <w:proofErr w:type="spellEnd"/>
      <w:r w:rsidRPr="00654D96">
        <w:t xml:space="preserve"> </w:t>
      </w:r>
      <w:proofErr w:type="spellStart"/>
      <w:r w:rsidRPr="00654D96">
        <w:t>static</w:t>
      </w:r>
      <w:proofErr w:type="spellEnd"/>
      <w:r w:rsidRPr="00654D96">
        <w:t xml:space="preserve"> </w:t>
      </w:r>
      <w:proofErr w:type="spellStart"/>
      <w:r w:rsidRPr="00654D96">
        <w:t>final</w:t>
      </w:r>
      <w:proofErr w:type="spellEnd"/>
      <w:r w:rsidRPr="00654D96">
        <w:t xml:space="preserve"> </w:t>
      </w:r>
      <w:proofErr w:type="spellStart"/>
      <w:r w:rsidRPr="00654D96">
        <w:t>Singleton</w:t>
      </w:r>
      <w:proofErr w:type="spellEnd"/>
      <w:r w:rsidRPr="00654D96">
        <w:t xml:space="preserve"> INSTANCE = new </w:t>
      </w:r>
      <w:proofErr w:type="spellStart"/>
      <w:r w:rsidRPr="00654D96">
        <w:t>Singleton</w:t>
      </w:r>
      <w:proofErr w:type="spellEnd"/>
      <w:r w:rsidRPr="00654D96">
        <w:t>();</w:t>
      </w:r>
    </w:p>
    <w:p w14:paraId="19BF20A4" w14:textId="77777777" w:rsidR="00664049" w:rsidRPr="00654D96" w:rsidRDefault="00664049" w:rsidP="00664049">
      <w:pPr>
        <w:pStyle w:val="Zdrojovkd"/>
      </w:pPr>
      <w:r w:rsidRPr="00654D96">
        <w:t xml:space="preserve">    }</w:t>
      </w:r>
    </w:p>
    <w:p w14:paraId="5453EBC6" w14:textId="77777777" w:rsidR="00664049" w:rsidRPr="00654D96" w:rsidRDefault="00664049" w:rsidP="00664049">
      <w:pPr>
        <w:pStyle w:val="Zdrojovkd"/>
      </w:pPr>
    </w:p>
    <w:p w14:paraId="3288ED9D" w14:textId="77777777" w:rsidR="00664049" w:rsidRPr="00654D96" w:rsidRDefault="00664049" w:rsidP="00664049">
      <w:pPr>
        <w:pStyle w:val="Zdrojovkd"/>
      </w:pPr>
      <w:r w:rsidRPr="00654D96">
        <w:t xml:space="preserve">    </w:t>
      </w:r>
      <w:proofErr w:type="spellStart"/>
      <w:r w:rsidRPr="00654D96">
        <w:t>public</w:t>
      </w:r>
      <w:proofErr w:type="spellEnd"/>
      <w:r w:rsidRPr="00654D96">
        <w:t xml:space="preserve"> </w:t>
      </w:r>
      <w:proofErr w:type="spellStart"/>
      <w:r w:rsidRPr="00654D96">
        <w:t>static</w:t>
      </w:r>
      <w:proofErr w:type="spellEnd"/>
      <w:r w:rsidRPr="00654D96">
        <w:t xml:space="preserve"> </w:t>
      </w:r>
      <w:proofErr w:type="spellStart"/>
      <w:r w:rsidRPr="00654D96">
        <w:t>Singleton</w:t>
      </w:r>
      <w:proofErr w:type="spellEnd"/>
      <w:r w:rsidRPr="00654D96">
        <w:t xml:space="preserve"> </w:t>
      </w:r>
      <w:proofErr w:type="spellStart"/>
      <w:r w:rsidRPr="00654D96">
        <w:t>getInstance</w:t>
      </w:r>
      <w:proofErr w:type="spellEnd"/>
      <w:r w:rsidRPr="00654D96">
        <w:t>() {</w:t>
      </w:r>
    </w:p>
    <w:p w14:paraId="4A105BFA" w14:textId="77777777" w:rsidR="00664049" w:rsidRPr="00654D96" w:rsidRDefault="00664049" w:rsidP="00664049">
      <w:pPr>
        <w:pStyle w:val="Zdrojovkd"/>
      </w:pPr>
      <w:r w:rsidRPr="00654D96">
        <w:t xml:space="preserve">        </w:t>
      </w:r>
      <w:proofErr w:type="spellStart"/>
      <w:r w:rsidRPr="00654D96">
        <w:t>return</w:t>
      </w:r>
      <w:proofErr w:type="spellEnd"/>
      <w:r w:rsidRPr="00654D96">
        <w:t xml:space="preserve"> </w:t>
      </w:r>
      <w:proofErr w:type="spellStart"/>
      <w:r w:rsidRPr="00654D96">
        <w:t>SingletonHolder.INSTANCE</w:t>
      </w:r>
      <w:proofErr w:type="spellEnd"/>
      <w:r w:rsidRPr="00654D96">
        <w:t>;</w:t>
      </w:r>
    </w:p>
    <w:p w14:paraId="70A56BA5" w14:textId="77777777" w:rsidR="00664049" w:rsidRPr="00261574" w:rsidRDefault="00664049" w:rsidP="00664049">
      <w:pPr>
        <w:pStyle w:val="Zdrojovkd"/>
      </w:pPr>
      <w:r w:rsidRPr="00261574">
        <w:t xml:space="preserve">    }</w:t>
      </w:r>
    </w:p>
    <w:p w14:paraId="151F9361" w14:textId="77777777" w:rsidR="00664049" w:rsidRPr="007B0182" w:rsidRDefault="00664049" w:rsidP="00664049">
      <w:pPr>
        <w:pStyle w:val="Zdrojovkd"/>
      </w:pPr>
      <w:r w:rsidRPr="007B0182">
        <w:t>}</w:t>
      </w:r>
    </w:p>
    <w:p w14:paraId="77659C38" w14:textId="77777777" w:rsidR="00664049" w:rsidRPr="007B0182" w:rsidRDefault="00664049" w:rsidP="00664049">
      <w:pPr>
        <w:pStyle w:val="Obrzok"/>
      </w:pPr>
      <w:r w:rsidRPr="007B0182">
        <w:t xml:space="preserve">Zdrojový kód: Ukážka </w:t>
      </w:r>
      <w:proofErr w:type="spellStart"/>
      <w:r w:rsidRPr="007B0182">
        <w:t>java</w:t>
      </w:r>
      <w:proofErr w:type="spellEnd"/>
      <w:r w:rsidRPr="007B0182">
        <w:t xml:space="preserve"> kódu pre </w:t>
      </w:r>
      <w:proofErr w:type="spellStart"/>
      <w:r w:rsidRPr="007B0182">
        <w:t>singleton</w:t>
      </w:r>
      <w:proofErr w:type="spellEnd"/>
      <w:r w:rsidRPr="007B0182">
        <w:t>.</w:t>
      </w:r>
    </w:p>
    <w:p w14:paraId="10270217" w14:textId="77777777" w:rsidR="00664049" w:rsidRPr="007B0182" w:rsidRDefault="00664049" w:rsidP="00664049">
      <w:pPr>
        <w:pStyle w:val="Nadpis3"/>
      </w:pPr>
      <w:bookmarkStart w:id="62" w:name="_Toc503868215"/>
      <w:r w:rsidRPr="007B0182">
        <w:t>Proxy</w:t>
      </w:r>
      <w:bookmarkEnd w:id="62"/>
    </w:p>
    <w:p w14:paraId="4387D5A4" w14:textId="6C826BC8" w:rsidR="00B0417C" w:rsidRPr="007B0182" w:rsidRDefault="00664049" w:rsidP="00664049">
      <w:r w:rsidRPr="007B0182">
        <w:t>Návrhový vzor proxy</w:t>
      </w:r>
      <w:r w:rsidR="00E70A35" w:rsidRPr="00E70A35">
        <w:rPr>
          <w:vertAlign w:val="superscript"/>
        </w:rPr>
        <w:t>[5]</w:t>
      </w:r>
      <w:r w:rsidRPr="007B0182">
        <w:t xml:space="preserve"> zaradzujeme medzi štrukturálne. Použitie vzoru spočíva v obalení metód existujúcej triedy a jej rozširovanie. </w:t>
      </w:r>
      <w:r w:rsidR="00B0417C" w:rsidRPr="007B0182">
        <w:t xml:space="preserve">Vzor napomáha v rozdeľovaní aplikácií na menšie logické balíčky, ktoré sa medzi sebou tvária ako </w:t>
      </w:r>
      <w:proofErr w:type="spellStart"/>
      <w:r w:rsidR="00B0417C" w:rsidRPr="007B0182">
        <w:t>blackbox</w:t>
      </w:r>
      <w:proofErr w:type="spellEnd"/>
      <w:r w:rsidR="00B0417C" w:rsidRPr="007B0182">
        <w:t xml:space="preserve">. </w:t>
      </w:r>
      <w:proofErr w:type="spellStart"/>
      <w:r w:rsidR="00B0417C" w:rsidRPr="007B0182">
        <w:t>Blackboxing</w:t>
      </w:r>
      <w:proofErr w:type="spellEnd"/>
      <w:r w:rsidR="00B0417C" w:rsidRPr="007B0182">
        <w:t xml:space="preserve"> znamená, že balíček môžeme použiť taký ako je, a nemôžeme priamo v ňom upravovať implementáciu.</w:t>
      </w:r>
    </w:p>
    <w:p w14:paraId="4D1BD1A3" w14:textId="77777777" w:rsidR="00664049" w:rsidRPr="007B0182" w:rsidRDefault="00AC34AF" w:rsidP="00B0417C">
      <w:pPr>
        <w:pStyle w:val="Obrzok"/>
      </w:pPr>
      <w:r>
        <w:lastRenderedPageBreak/>
        <w:pict w14:anchorId="683AB8C4">
          <v:shape id="_x0000_i1027" type="#_x0000_t75" style="width:242.25pt;height:175.5pt">
            <v:imagedata r:id="rId15" o:title="proxy"/>
          </v:shape>
        </w:pict>
      </w:r>
    </w:p>
    <w:p w14:paraId="3F464AFB" w14:textId="6BED9E7D" w:rsidR="000C181F" w:rsidRPr="007B0182" w:rsidRDefault="00B0417C" w:rsidP="00B0417C">
      <w:pPr>
        <w:pStyle w:val="Obrzok"/>
      </w:pPr>
      <w:r w:rsidRPr="007B0182">
        <w:t xml:space="preserve">Obrázok: Schéma vzoru proxy. </w:t>
      </w:r>
      <w:proofErr w:type="spellStart"/>
      <w:r w:rsidRPr="007B0182">
        <w:t>RealSubject</w:t>
      </w:r>
      <w:proofErr w:type="spellEnd"/>
      <w:r w:rsidRPr="007B0182">
        <w:t xml:space="preserve"> je </w:t>
      </w:r>
      <w:proofErr w:type="spellStart"/>
      <w:r w:rsidRPr="007B0182">
        <w:t>blackbox</w:t>
      </w:r>
      <w:proofErr w:type="spellEnd"/>
      <w:r w:rsidRPr="007B0182">
        <w:t xml:space="preserve"> a v Proxy pridávame novú </w:t>
      </w:r>
      <w:commentRangeStart w:id="63"/>
      <w:del w:id="64" w:author="patrik fm" w:date="2018-01-14T19:20:00Z">
        <w:r w:rsidRPr="007B0182" w:rsidDel="0059695A">
          <w:delText>funkcionlitu</w:delText>
        </w:r>
      </w:del>
      <w:commentRangeEnd w:id="63"/>
      <w:ins w:id="65" w:author="patrik fm" w:date="2018-01-14T19:20:00Z">
        <w:r w:rsidR="0059695A" w:rsidRPr="007B0182">
          <w:t>funkcionalitu</w:t>
        </w:r>
      </w:ins>
      <w:r w:rsidR="00261574">
        <w:rPr>
          <w:rStyle w:val="Odkaznakomentr"/>
        </w:rPr>
        <w:commentReference w:id="63"/>
      </w:r>
      <w:r w:rsidRPr="007B0182">
        <w:t>.</w:t>
      </w:r>
      <w:r w:rsidR="000C181F" w:rsidRPr="007B0182">
        <w:br w:type="page"/>
      </w:r>
    </w:p>
    <w:p w14:paraId="06B76730" w14:textId="77777777" w:rsidR="009E331D" w:rsidRPr="007B0182" w:rsidRDefault="009E331D" w:rsidP="009E331D">
      <w:pPr>
        <w:pStyle w:val="Nadpis1"/>
      </w:pPr>
      <w:bookmarkStart w:id="66" w:name="_Toc503868216"/>
      <w:r w:rsidRPr="007B0182">
        <w:lastRenderedPageBreak/>
        <w:t>Architektúra riešenia</w:t>
      </w:r>
      <w:bookmarkEnd w:id="66"/>
    </w:p>
    <w:p w14:paraId="44FE5469" w14:textId="77777777" w:rsidR="00B4694E" w:rsidRPr="007B0182" w:rsidRDefault="00B4694E" w:rsidP="00B4694E">
      <w:r w:rsidRPr="007B0182">
        <w:t>V prvej časti tejto kapitoly si ukážeme základný princíp fungovania nášho riešenia. Definujeme pojmy</w:t>
      </w:r>
      <w:r w:rsidR="00261574">
        <w:t>,</w:t>
      </w:r>
      <w:r w:rsidRPr="007B0182">
        <w:t xml:space="preserve"> s ktorými budeme ďalej pracovať a vysvetlíme schémy vyskytujúce sa v projekte. V ďalšej časti sa p</w:t>
      </w:r>
      <w:r w:rsidR="0096311F" w:rsidRPr="007B0182">
        <w:t xml:space="preserve">ozrieme na generátor </w:t>
      </w:r>
      <w:r w:rsidR="003867EC" w:rsidRPr="007B0182">
        <w:t xml:space="preserve">zdrojového kódu, ktorý prevedie program z nášho riešenia do jazyka C podporovaného kompilátorom </w:t>
      </w:r>
      <w:proofErr w:type="spellStart"/>
      <w:r w:rsidR="003867EC" w:rsidRPr="007B0182">
        <w:t>Arduino</w:t>
      </w:r>
      <w:proofErr w:type="spellEnd"/>
      <w:r w:rsidR="003867EC" w:rsidRPr="007B0182">
        <w:t>.</w:t>
      </w:r>
    </w:p>
    <w:p w14:paraId="6BF90DEB" w14:textId="77777777" w:rsidR="00C362C0" w:rsidRPr="00A06FA4" w:rsidRDefault="00A56C83" w:rsidP="00C362C0">
      <w:pPr>
        <w:pStyle w:val="Nadpis2"/>
      </w:pPr>
      <w:bookmarkStart w:id="67" w:name="_Toc503868217"/>
      <w:r w:rsidRPr="007B0182">
        <w:t>Princíp</w:t>
      </w:r>
      <w:r w:rsidR="00C362C0" w:rsidRPr="007B0182">
        <w:t xml:space="preserve"> použitia</w:t>
      </w:r>
      <w:bookmarkEnd w:id="67"/>
    </w:p>
    <w:p w14:paraId="4C97DF0A" w14:textId="77777777" w:rsidR="00C362C0" w:rsidRPr="00A06FA4" w:rsidRDefault="00582EA3" w:rsidP="00C362C0">
      <w:r w:rsidRPr="00A06FA4">
        <w:t xml:space="preserve">V našom riešení bude programátor okrem </w:t>
      </w:r>
      <w:proofErr w:type="spellStart"/>
      <w:r w:rsidRPr="00A06FA4">
        <w:t>ino</w:t>
      </w:r>
      <w:proofErr w:type="spellEnd"/>
      <w:r w:rsidRPr="00A06FA4">
        <w:t xml:space="preserve"> súboru vytvárať aj </w:t>
      </w:r>
      <w:proofErr w:type="spellStart"/>
      <w:r w:rsidRPr="00A06FA4">
        <w:t>xml</w:t>
      </w:r>
      <w:proofErr w:type="spellEnd"/>
      <w:r w:rsidRPr="00A06FA4">
        <w:t xml:space="preserve"> súbor s popisom komponentov a udalostí. Z </w:t>
      </w:r>
      <w:proofErr w:type="spellStart"/>
      <w:r w:rsidRPr="00A06FA4">
        <w:t>xml</w:t>
      </w:r>
      <w:proofErr w:type="spellEnd"/>
      <w:r w:rsidRPr="00A06FA4">
        <w:t xml:space="preserve"> súboru budeme generovať knižnicu, ktorá bude importovaná zdrojovým súborom. Vygenerovaná knižnica bude obsahovať triedy komponentov, s ich inštanciami. Okrem toho bude obsahovať aj hlavné funkcie </w:t>
      </w:r>
      <w:proofErr w:type="spellStart"/>
      <w:r w:rsidRPr="002644AE">
        <w:rPr>
          <w:rFonts w:ascii="Consolas" w:hAnsi="Consolas"/>
        </w:rPr>
        <w:t>setup</w:t>
      </w:r>
      <w:proofErr w:type="spellEnd"/>
      <w:r w:rsidRPr="002644AE">
        <w:rPr>
          <w:rFonts w:ascii="Consolas" w:hAnsi="Consolas"/>
        </w:rPr>
        <w:t>()</w:t>
      </w:r>
      <w:r w:rsidRPr="00A06FA4">
        <w:t xml:space="preserve"> aj </w:t>
      </w:r>
      <w:proofErr w:type="spellStart"/>
      <w:r w:rsidRPr="002644AE">
        <w:rPr>
          <w:rFonts w:ascii="Consolas" w:hAnsi="Consolas"/>
        </w:rPr>
        <w:t>loop</w:t>
      </w:r>
      <w:proofErr w:type="spellEnd"/>
      <w:r w:rsidRPr="002644AE">
        <w:rPr>
          <w:rFonts w:ascii="Consolas" w:hAnsi="Consolas"/>
        </w:rPr>
        <w:t>()</w:t>
      </w:r>
      <w:r w:rsidRPr="00A06FA4">
        <w:t>, v ktorých bude za programátora riešiť plánovanie spustenia udalostí.</w:t>
      </w:r>
    </w:p>
    <w:p w14:paraId="79546768" w14:textId="77777777" w:rsidR="0096311F" w:rsidRPr="007B0182" w:rsidRDefault="00C362C0" w:rsidP="00C362C0">
      <w:pPr>
        <w:pStyle w:val="Bezriadkovania"/>
      </w:pPr>
      <w:r w:rsidRPr="007B0182">
        <w:rPr>
          <w:noProof/>
          <w:lang w:eastAsia="sk-SK"/>
        </w:rPr>
        <w:drawing>
          <wp:inline distT="0" distB="0" distL="0" distR="0" wp14:anchorId="79BEF774" wp14:editId="2D4521AC">
            <wp:extent cx="5420083" cy="1696293"/>
            <wp:effectExtent l="19050" t="19050" r="9525" b="1841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083" cy="1696293"/>
                    </a:xfrm>
                    <a:prstGeom prst="rect">
                      <a:avLst/>
                    </a:prstGeom>
                    <a:noFill/>
                    <a:ln>
                      <a:solidFill>
                        <a:schemeClr val="tx1"/>
                      </a:solidFill>
                    </a:ln>
                  </pic:spPr>
                </pic:pic>
              </a:graphicData>
            </a:graphic>
          </wp:inline>
        </w:drawing>
      </w:r>
    </w:p>
    <w:p w14:paraId="36100CC0" w14:textId="77777777" w:rsidR="007B0F7B" w:rsidRPr="007B0182" w:rsidRDefault="007B0F7B" w:rsidP="007B0F7B">
      <w:pPr>
        <w:pStyle w:val="Obrzok"/>
      </w:pPr>
      <w:r w:rsidRPr="007B0182">
        <w:t>Obrázok č. – Priebeh spracovania projektu</w:t>
      </w:r>
    </w:p>
    <w:p w14:paraId="20C5E0EB" w14:textId="77777777" w:rsidR="00926822" w:rsidRPr="00A06FA4" w:rsidRDefault="00582EA3" w:rsidP="00926822">
      <w:r w:rsidRPr="007B0182">
        <w:t>Na obrázku vidíme priebeh spracovania zdrojových kódov až po spustenie na zariadení. Bod 1 znázorňuje</w:t>
      </w:r>
      <w:r w:rsidR="005B7D08" w:rsidRPr="007B0182">
        <w:t xml:space="preserve"> súborovú štruktúru projektu (</w:t>
      </w:r>
      <w:proofErr w:type="spellStart"/>
      <w:r w:rsidR="005B7D08" w:rsidRPr="007B0182">
        <w:t>sketch</w:t>
      </w:r>
      <w:proofErr w:type="spellEnd"/>
      <w:r w:rsidR="005B7D08" w:rsidRPr="007B0182">
        <w:t xml:space="preserve">-u). XML súbor obsahuje informácie o komponentoch a udalostiach. </w:t>
      </w:r>
      <w:r w:rsidR="00B51E1F" w:rsidRPr="007B0182">
        <w:t xml:space="preserve">Tento XML súbor je vstupom pre generátor knižnice (bod 2). Generátor vytvorí knižnicu (Bod 3)  s hlavičkovým súborom </w:t>
      </w:r>
      <w:proofErr w:type="spellStart"/>
      <w:r w:rsidR="00B51E1F" w:rsidRPr="007B0182">
        <w:t>Projekt.h</w:t>
      </w:r>
      <w:proofErr w:type="spellEnd"/>
      <w:r w:rsidR="00B51E1F" w:rsidRPr="007B0182">
        <w:t xml:space="preserve">, ktorý bude povinne importovaný v </w:t>
      </w:r>
      <w:r w:rsidR="005B7D08" w:rsidRPr="007B0182">
        <w:t>INO súbor</w:t>
      </w:r>
      <w:r w:rsidR="00B51E1F" w:rsidRPr="007B0182">
        <w:t xml:space="preserve">e. INO súbor je bežným zdrojovým kódom pre </w:t>
      </w:r>
      <w:proofErr w:type="spellStart"/>
      <w:r w:rsidR="00B51E1F" w:rsidRPr="007B0182">
        <w:t>arduino</w:t>
      </w:r>
      <w:proofErr w:type="spellEnd"/>
      <w:r w:rsidR="00B51E1F" w:rsidRPr="007B0182">
        <w:t xml:space="preserve"> bez </w:t>
      </w:r>
      <w:proofErr w:type="spellStart"/>
      <w:r w:rsidR="00B51E1F" w:rsidRPr="007B0182">
        <w:t>inicializačných</w:t>
      </w:r>
      <w:proofErr w:type="spellEnd"/>
      <w:r w:rsidR="00B51E1F" w:rsidRPr="007B0182">
        <w:t xml:space="preserve"> funkcií </w:t>
      </w:r>
      <w:proofErr w:type="spellStart"/>
      <w:r w:rsidR="00B51E1F" w:rsidRPr="007B0182">
        <w:t>setup</w:t>
      </w:r>
      <w:proofErr w:type="spellEnd"/>
      <w:r w:rsidR="00926822" w:rsidRPr="00A06FA4">
        <w:t>()</w:t>
      </w:r>
      <w:r w:rsidR="00B51E1F" w:rsidRPr="00A06FA4">
        <w:t xml:space="preserve"> a</w:t>
      </w:r>
      <w:r w:rsidR="00926822" w:rsidRPr="00A06FA4">
        <w:t> </w:t>
      </w:r>
      <w:proofErr w:type="spellStart"/>
      <w:r w:rsidR="00B51E1F" w:rsidRPr="00A06FA4">
        <w:t>loop</w:t>
      </w:r>
      <w:proofErr w:type="spellEnd"/>
      <w:r w:rsidR="00926822" w:rsidRPr="00A06FA4">
        <w:t>()</w:t>
      </w:r>
      <w:r w:rsidR="00B51E1F" w:rsidRPr="00A06FA4">
        <w:t xml:space="preserve"> (tie obsahuje vygenerovaná knižnica). </w:t>
      </w:r>
      <w:r w:rsidR="00926822" w:rsidRPr="00A06FA4">
        <w:t xml:space="preserve">Vygenerovaná knižnica a INO súbor bude následne vstupom pre </w:t>
      </w:r>
      <w:proofErr w:type="spellStart"/>
      <w:r w:rsidR="00926822" w:rsidRPr="00A06FA4">
        <w:t>arduino</w:t>
      </w:r>
      <w:proofErr w:type="spellEnd"/>
      <w:r w:rsidR="00926822" w:rsidRPr="00A06FA4">
        <w:t xml:space="preserve"> kompilátor (Bod 4). Výstupom po kompilácii bude súbor inštrukcií, pre zariadenie. Posledným krokom je napálenie nových inštrukcií na zariadenie (Bod 5). </w:t>
      </w:r>
    </w:p>
    <w:p w14:paraId="62524F91" w14:textId="639C2A37" w:rsidR="00926822" w:rsidRPr="00A06FA4" w:rsidRDefault="00926822" w:rsidP="00926822">
      <w:r w:rsidRPr="00A06FA4">
        <w:lastRenderedPageBreak/>
        <w:t>Priblížením schémy XML súboru si teraz vysvetlíme tvorbu komponentov.</w:t>
      </w:r>
      <w:r w:rsidR="000419FF" w:rsidRPr="00A06FA4">
        <w:t xml:space="preserve"> Hlavným </w:t>
      </w:r>
      <w:commentRangeStart w:id="68"/>
      <w:del w:id="69" w:author="patrik fm" w:date="2018-01-14T19:26:00Z">
        <w:r w:rsidR="000419FF" w:rsidRPr="00A06FA4" w:rsidDel="002D2E9E">
          <w:delText>tag</w:delText>
        </w:r>
        <w:commentRangeEnd w:id="68"/>
        <w:r w:rsidR="00261574" w:rsidDel="002D2E9E">
          <w:rPr>
            <w:rStyle w:val="Odkaznakomentr"/>
          </w:rPr>
          <w:commentReference w:id="68"/>
        </w:r>
        <w:r w:rsidR="000419FF" w:rsidRPr="00A06FA4" w:rsidDel="002D2E9E">
          <w:delText>-om</w:delText>
        </w:r>
      </w:del>
      <w:ins w:id="70" w:author="patrik fm" w:date="2018-01-14T19:26:00Z">
        <w:r w:rsidR="002D2E9E">
          <w:t>koreňovým elementom</w:t>
        </w:r>
      </w:ins>
      <w:r w:rsidR="000419FF" w:rsidRPr="00A06FA4">
        <w:t xml:space="preserve"> je </w:t>
      </w:r>
      <w:proofErr w:type="spellStart"/>
      <w:r w:rsidR="000419FF" w:rsidRPr="002D2E9E">
        <w:rPr>
          <w:rFonts w:ascii="Consolas" w:hAnsi="Consolas"/>
          <w:rPrChange w:id="71" w:author="patrik fm" w:date="2018-01-14T19:26:00Z">
            <w:rPr/>
          </w:rPrChange>
        </w:rPr>
        <w:t>project</w:t>
      </w:r>
      <w:proofErr w:type="spellEnd"/>
      <w:r w:rsidR="000419FF" w:rsidRPr="00A06FA4">
        <w:t xml:space="preserve">. Jeho atribútom je </w:t>
      </w:r>
      <w:proofErr w:type="spellStart"/>
      <w:r w:rsidR="000419FF" w:rsidRPr="002D2E9E">
        <w:rPr>
          <w:rFonts w:ascii="Consolas" w:hAnsi="Consolas"/>
          <w:rPrChange w:id="72" w:author="patrik fm" w:date="2018-01-14T19:26:00Z">
            <w:rPr/>
          </w:rPrChange>
        </w:rPr>
        <w:t>plat</w:t>
      </w:r>
      <w:ins w:id="73" w:author="patrik fm" w:date="2018-01-14T19:26:00Z">
        <w:r w:rsidR="002D2E9E" w:rsidRPr="002D2E9E">
          <w:rPr>
            <w:rFonts w:ascii="Consolas" w:hAnsi="Consolas"/>
            <w:rPrChange w:id="74" w:author="patrik fm" w:date="2018-01-14T19:26:00Z">
              <w:rPr/>
            </w:rPrChange>
          </w:rPr>
          <w:t>f</w:t>
        </w:r>
      </w:ins>
      <w:r w:rsidR="000419FF" w:rsidRPr="002D2E9E">
        <w:rPr>
          <w:rFonts w:ascii="Consolas" w:hAnsi="Consolas"/>
          <w:rPrChange w:id="75" w:author="patrik fm" w:date="2018-01-14T19:26:00Z">
            <w:rPr/>
          </w:rPrChange>
        </w:rPr>
        <w:t>orm</w:t>
      </w:r>
      <w:proofErr w:type="spellEnd"/>
      <w:r w:rsidR="000419FF" w:rsidRPr="00A06FA4">
        <w:t xml:space="preserve">, </w:t>
      </w:r>
      <w:commentRangeStart w:id="76"/>
      <w:del w:id="77" w:author="patrik fm" w:date="2018-01-14T19:26:00Z">
        <w:r w:rsidR="000419FF" w:rsidRPr="00A06FA4" w:rsidDel="002D2E9E">
          <w:delText xml:space="preserve">tým </w:delText>
        </w:r>
        <w:commentRangeEnd w:id="76"/>
        <w:r w:rsidR="00261574" w:rsidDel="002D2E9E">
          <w:rPr>
            <w:rStyle w:val="Odkaznakomentr"/>
          </w:rPr>
          <w:commentReference w:id="76"/>
        </w:r>
        <w:r w:rsidR="000419FF" w:rsidRPr="00A06FA4" w:rsidDel="002D2E9E">
          <w:delText>povieme generátoru aj kompilátoru, koľko má pamäte a iných systémových prostriedkov</w:delText>
        </w:r>
      </w:del>
      <w:ins w:id="78" w:author="patrik fm" w:date="2018-01-14T19:26:00Z">
        <w:r w:rsidR="002D2E9E">
          <w:t xml:space="preserve">ktorým určíme typ zariadenia </w:t>
        </w:r>
        <w:proofErr w:type="spellStart"/>
        <w:r w:rsidR="002D2E9E">
          <w:t>Arduino</w:t>
        </w:r>
      </w:ins>
      <w:proofErr w:type="spellEnd"/>
      <w:r w:rsidR="000419FF" w:rsidRPr="00A06FA4">
        <w:t xml:space="preserve">. </w:t>
      </w:r>
      <w:r w:rsidR="007B0F7B" w:rsidRPr="00A06FA4">
        <w:t>Ďalej</w:t>
      </w:r>
      <w:r w:rsidR="000419FF" w:rsidRPr="00A06FA4">
        <w:t xml:space="preserve"> obsahuje </w:t>
      </w:r>
      <w:commentRangeStart w:id="79"/>
      <w:del w:id="80" w:author="patrik fm" w:date="2018-01-14T19:27:00Z">
        <w:r w:rsidR="000419FF" w:rsidRPr="00A06FA4" w:rsidDel="002D2E9E">
          <w:delText xml:space="preserve">tag </w:delText>
        </w:r>
      </w:del>
      <w:commentRangeEnd w:id="79"/>
      <w:ins w:id="81" w:author="patrik fm" w:date="2018-01-14T19:27:00Z">
        <w:r w:rsidR="002D2E9E">
          <w:t>element</w:t>
        </w:r>
        <w:r w:rsidR="002D2E9E" w:rsidRPr="00A06FA4">
          <w:t xml:space="preserve"> </w:t>
        </w:r>
      </w:ins>
      <w:r w:rsidR="00261574" w:rsidRPr="002D2E9E">
        <w:rPr>
          <w:rStyle w:val="Odkaznakomentr"/>
          <w:rFonts w:ascii="Consolas" w:hAnsi="Consolas"/>
          <w:rPrChange w:id="82" w:author="patrik fm" w:date="2018-01-14T19:27:00Z">
            <w:rPr>
              <w:rStyle w:val="Odkaznakomentr"/>
            </w:rPr>
          </w:rPrChange>
        </w:rPr>
        <w:commentReference w:id="79"/>
      </w:r>
      <w:proofErr w:type="spellStart"/>
      <w:r w:rsidR="000419FF" w:rsidRPr="002D2E9E">
        <w:rPr>
          <w:rFonts w:ascii="Consolas" w:hAnsi="Consolas"/>
          <w:rPrChange w:id="83" w:author="patrik fm" w:date="2018-01-14T19:27:00Z">
            <w:rPr/>
          </w:rPrChange>
        </w:rPr>
        <w:t>components</w:t>
      </w:r>
      <w:proofErr w:type="spellEnd"/>
      <w:r w:rsidR="007B0F7B" w:rsidRPr="00A06FA4">
        <w:t xml:space="preserve">, ktorý je zoznamom </w:t>
      </w:r>
      <w:commentRangeStart w:id="84"/>
      <w:del w:id="85" w:author="patrik fm" w:date="2018-01-14T19:27:00Z">
        <w:r w:rsidR="007B0F7B" w:rsidRPr="00A06FA4" w:rsidDel="002D2E9E">
          <w:delText xml:space="preserve">tagov </w:delText>
        </w:r>
      </w:del>
      <w:commentRangeEnd w:id="84"/>
      <w:ins w:id="86" w:author="patrik fm" w:date="2018-01-14T19:27:00Z">
        <w:r w:rsidR="002D2E9E">
          <w:t>elementov</w:t>
        </w:r>
        <w:r w:rsidR="002D2E9E" w:rsidRPr="00A06FA4">
          <w:t xml:space="preserve"> </w:t>
        </w:r>
      </w:ins>
      <w:r w:rsidR="00261574" w:rsidRPr="002D2E9E">
        <w:rPr>
          <w:rStyle w:val="Odkaznakomentr"/>
          <w:rFonts w:ascii="Consolas" w:hAnsi="Consolas"/>
          <w:rPrChange w:id="87" w:author="patrik fm" w:date="2018-01-14T19:27:00Z">
            <w:rPr>
              <w:rStyle w:val="Odkaznakomentr"/>
            </w:rPr>
          </w:rPrChange>
        </w:rPr>
        <w:commentReference w:id="84"/>
      </w:r>
      <w:proofErr w:type="spellStart"/>
      <w:r w:rsidR="007B0F7B" w:rsidRPr="002D2E9E">
        <w:rPr>
          <w:rFonts w:ascii="Consolas" w:hAnsi="Consolas"/>
          <w:rPrChange w:id="88" w:author="patrik fm" w:date="2018-01-14T19:27:00Z">
            <w:rPr/>
          </w:rPrChange>
        </w:rPr>
        <w:t>component</w:t>
      </w:r>
      <w:proofErr w:type="spellEnd"/>
      <w:r w:rsidR="007B0F7B" w:rsidRPr="00A06FA4">
        <w:t xml:space="preserve">. </w:t>
      </w:r>
      <w:proofErr w:type="spellStart"/>
      <w:r w:rsidR="007B0F7B" w:rsidRPr="00A06FA4">
        <w:t>Component</w:t>
      </w:r>
      <w:proofErr w:type="spellEnd"/>
      <w:r w:rsidR="007B0F7B" w:rsidRPr="00A06FA4">
        <w:t xml:space="preserve"> sa skladá z </w:t>
      </w:r>
      <w:commentRangeStart w:id="89"/>
      <w:del w:id="90" w:author="patrik fm" w:date="2018-01-14T19:27:00Z">
        <w:r w:rsidR="007B0F7B" w:rsidRPr="00A06FA4" w:rsidDel="002D2E9E">
          <w:delText xml:space="preserve">tagov </w:delText>
        </w:r>
      </w:del>
      <w:commentRangeEnd w:id="89"/>
      <w:ins w:id="91" w:author="patrik fm" w:date="2018-01-14T19:27:00Z">
        <w:r w:rsidR="002D2E9E">
          <w:t>elementov</w:t>
        </w:r>
        <w:r w:rsidR="002D2E9E" w:rsidRPr="00A06FA4">
          <w:t xml:space="preserve"> </w:t>
        </w:r>
      </w:ins>
      <w:r w:rsidR="00261574">
        <w:rPr>
          <w:rStyle w:val="Odkaznakomentr"/>
        </w:rPr>
        <w:commentReference w:id="89"/>
      </w:r>
      <w:proofErr w:type="spellStart"/>
      <w:r w:rsidR="007B0F7B" w:rsidRPr="002D2E9E">
        <w:rPr>
          <w:rFonts w:ascii="Consolas" w:hAnsi="Consolas"/>
          <w:rPrChange w:id="92" w:author="patrik fm" w:date="2018-01-14T19:27:00Z">
            <w:rPr/>
          </w:rPrChange>
        </w:rPr>
        <w:t>name</w:t>
      </w:r>
      <w:proofErr w:type="spellEnd"/>
      <w:r w:rsidR="007B0F7B" w:rsidRPr="00A06FA4">
        <w:t xml:space="preserve">, </w:t>
      </w:r>
      <w:r w:rsidR="007B0F7B" w:rsidRPr="002D2E9E">
        <w:rPr>
          <w:rFonts w:ascii="Consolas" w:hAnsi="Consolas"/>
          <w:rPrChange w:id="93" w:author="patrik fm" w:date="2018-01-14T19:28:00Z">
            <w:rPr/>
          </w:rPrChange>
        </w:rPr>
        <w:t>type</w:t>
      </w:r>
      <w:r w:rsidR="007B0F7B" w:rsidRPr="00A06FA4">
        <w:t xml:space="preserve">, </w:t>
      </w:r>
      <w:proofErr w:type="spellStart"/>
      <w:r w:rsidR="007B0F7B" w:rsidRPr="002D2E9E">
        <w:rPr>
          <w:rFonts w:ascii="Consolas" w:hAnsi="Consolas"/>
          <w:rPrChange w:id="94" w:author="patrik fm" w:date="2018-01-14T19:28:00Z">
            <w:rPr/>
          </w:rPrChange>
        </w:rPr>
        <w:t>properties</w:t>
      </w:r>
      <w:proofErr w:type="spellEnd"/>
      <w:r w:rsidR="007B0F7B" w:rsidRPr="00A06FA4">
        <w:t xml:space="preserve"> a </w:t>
      </w:r>
      <w:proofErr w:type="spellStart"/>
      <w:r w:rsidR="007B0F7B" w:rsidRPr="002D2E9E">
        <w:rPr>
          <w:rFonts w:ascii="Consolas" w:hAnsi="Consolas"/>
          <w:rPrChange w:id="95" w:author="patrik fm" w:date="2018-01-14T19:28:00Z">
            <w:rPr/>
          </w:rPrChange>
        </w:rPr>
        <w:t>events</w:t>
      </w:r>
      <w:proofErr w:type="spellEnd"/>
      <w:r w:rsidR="007B0F7B" w:rsidRPr="00A06FA4">
        <w:t>.</w:t>
      </w:r>
    </w:p>
    <w:p w14:paraId="0AC3505C" w14:textId="77777777" w:rsidR="007B0F7B" w:rsidRPr="00A06FA4" w:rsidRDefault="007B0F7B" w:rsidP="007B0F7B">
      <w:pPr>
        <w:pStyle w:val="Odsekzoznamu"/>
        <w:numPr>
          <w:ilvl w:val="0"/>
          <w:numId w:val="12"/>
        </w:numPr>
      </w:pPr>
      <w:proofErr w:type="spellStart"/>
      <w:r w:rsidRPr="002D2E9E">
        <w:rPr>
          <w:rFonts w:ascii="Consolas" w:hAnsi="Consolas"/>
          <w:rPrChange w:id="96" w:author="patrik fm" w:date="2018-01-14T19:28:00Z">
            <w:rPr/>
          </w:rPrChange>
        </w:rPr>
        <w:t>Name</w:t>
      </w:r>
      <w:proofErr w:type="spellEnd"/>
      <w:r w:rsidRPr="00A06FA4">
        <w:t xml:space="preserve"> – obsahuje názov inštancie komponentu. Tento názov budeme používať ako remennú pri tvorbe zdrojového kódu.</w:t>
      </w:r>
    </w:p>
    <w:p w14:paraId="01EE955E" w14:textId="70ED15BD" w:rsidR="007B0F7B" w:rsidRPr="00A06FA4" w:rsidRDefault="007B0F7B" w:rsidP="007B0F7B">
      <w:pPr>
        <w:pStyle w:val="Odsekzoznamu"/>
        <w:numPr>
          <w:ilvl w:val="0"/>
          <w:numId w:val="12"/>
        </w:numPr>
      </w:pPr>
      <w:r w:rsidRPr="002D2E9E">
        <w:rPr>
          <w:rFonts w:ascii="Consolas" w:hAnsi="Consolas"/>
          <w:rPrChange w:id="97" w:author="patrik fm" w:date="2018-01-14T19:28:00Z">
            <w:rPr/>
          </w:rPrChange>
        </w:rPr>
        <w:t>Type</w:t>
      </w:r>
      <w:r w:rsidRPr="00A06FA4">
        <w:t xml:space="preserve"> – obsahuje názov </w:t>
      </w:r>
      <w:commentRangeStart w:id="98"/>
      <w:del w:id="99" w:author="patrik fm" w:date="2018-01-14T19:28:00Z">
        <w:r w:rsidRPr="00A06FA4" w:rsidDel="002D2E9E">
          <w:delText xml:space="preserve">triedy </w:delText>
        </w:r>
      </w:del>
      <w:commentRangeEnd w:id="98"/>
      <w:ins w:id="100" w:author="patrik fm" w:date="2018-01-14T19:28:00Z">
        <w:r w:rsidR="002D2E9E">
          <w:t>typu</w:t>
        </w:r>
        <w:r w:rsidR="002D2E9E" w:rsidRPr="00A06FA4">
          <w:t xml:space="preserve"> </w:t>
        </w:r>
      </w:ins>
      <w:r w:rsidR="00261574">
        <w:rPr>
          <w:rStyle w:val="Odkaznakomentr"/>
        </w:rPr>
        <w:commentReference w:id="98"/>
      </w:r>
      <w:r w:rsidRPr="00A06FA4">
        <w:t xml:space="preserve">komponentu. </w:t>
      </w:r>
    </w:p>
    <w:p w14:paraId="38E4F69D" w14:textId="0BF19B54" w:rsidR="007B0F7B" w:rsidRPr="00A06FA4" w:rsidRDefault="007B0F7B" w:rsidP="007B0F7B">
      <w:pPr>
        <w:pStyle w:val="Odsekzoznamu"/>
        <w:numPr>
          <w:ilvl w:val="0"/>
          <w:numId w:val="12"/>
        </w:numPr>
      </w:pPr>
      <w:proofErr w:type="spellStart"/>
      <w:r w:rsidRPr="002D2E9E">
        <w:rPr>
          <w:rFonts w:ascii="Consolas" w:hAnsi="Consolas"/>
          <w:rPrChange w:id="101" w:author="patrik fm" w:date="2018-01-14T19:28:00Z">
            <w:rPr/>
          </w:rPrChange>
        </w:rPr>
        <w:t>Properties</w:t>
      </w:r>
      <w:proofErr w:type="spellEnd"/>
      <w:r w:rsidRPr="00A06FA4">
        <w:t xml:space="preserve"> – obsahuje </w:t>
      </w:r>
      <w:del w:id="102" w:author="patrik fm" w:date="2018-01-14T19:29:00Z">
        <w:r w:rsidRPr="00A06FA4" w:rsidDel="002D2E9E">
          <w:delText xml:space="preserve">tagy </w:delText>
        </w:r>
      </w:del>
      <w:ins w:id="103" w:author="patrik fm" w:date="2018-01-14T19:29:00Z">
        <w:r w:rsidR="002D2E9E">
          <w:t>elementy</w:t>
        </w:r>
        <w:r w:rsidR="002D2E9E" w:rsidRPr="00A06FA4">
          <w:t xml:space="preserve"> </w:t>
        </w:r>
      </w:ins>
      <w:proofErr w:type="spellStart"/>
      <w:r w:rsidRPr="002D2E9E">
        <w:rPr>
          <w:rFonts w:ascii="Consolas" w:hAnsi="Consolas"/>
          <w:rPrChange w:id="104" w:author="patrik fm" w:date="2018-01-14T19:29:00Z">
            <w:rPr/>
          </w:rPrChange>
        </w:rPr>
        <w:t>property</w:t>
      </w:r>
      <w:proofErr w:type="spellEnd"/>
      <w:r w:rsidRPr="00A06FA4">
        <w:t xml:space="preserve">. Ich atribút </w:t>
      </w:r>
      <w:proofErr w:type="spellStart"/>
      <w:r w:rsidRPr="002D2E9E">
        <w:rPr>
          <w:rFonts w:ascii="Consolas" w:hAnsi="Consolas"/>
          <w:rPrChange w:id="105" w:author="patrik fm" w:date="2018-01-14T19:29:00Z">
            <w:rPr/>
          </w:rPrChange>
        </w:rPr>
        <w:t>name</w:t>
      </w:r>
      <w:proofErr w:type="spellEnd"/>
      <w:r w:rsidRPr="00A06FA4">
        <w:t xml:space="preserve"> určuje </w:t>
      </w:r>
      <w:commentRangeStart w:id="106"/>
      <w:del w:id="107" w:author="patrik fm" w:date="2018-01-14T19:29:00Z">
        <w:r w:rsidRPr="00A06FA4" w:rsidDel="002D2E9E">
          <w:delText>kľúč</w:delText>
        </w:r>
        <w:commentRangeEnd w:id="106"/>
        <w:r w:rsidR="00261574" w:rsidDel="002D2E9E">
          <w:rPr>
            <w:rStyle w:val="Odkaznakomentr"/>
          </w:rPr>
          <w:commentReference w:id="106"/>
        </w:r>
      </w:del>
      <w:ins w:id="108" w:author="patrik fm" w:date="2018-01-14T19:29:00Z">
        <w:r w:rsidR="002D2E9E">
          <w:t>názov</w:t>
        </w:r>
      </w:ins>
      <w:r w:rsidRPr="00A06FA4">
        <w:t>, ktorému patrí zadaná hodnota.</w:t>
      </w:r>
    </w:p>
    <w:p w14:paraId="42D5B91B" w14:textId="2B3F4041" w:rsidR="007B0F7B" w:rsidRPr="00A06FA4" w:rsidRDefault="007B0F7B" w:rsidP="007B0F7B">
      <w:pPr>
        <w:pStyle w:val="Odsekzoznamu"/>
        <w:numPr>
          <w:ilvl w:val="0"/>
          <w:numId w:val="12"/>
        </w:numPr>
      </w:pPr>
      <w:proofErr w:type="spellStart"/>
      <w:r w:rsidRPr="002D2E9E">
        <w:rPr>
          <w:rFonts w:ascii="Consolas" w:hAnsi="Consolas"/>
          <w:rPrChange w:id="109" w:author="patrik fm" w:date="2018-01-14T19:28:00Z">
            <w:rPr/>
          </w:rPrChange>
        </w:rPr>
        <w:t>Events</w:t>
      </w:r>
      <w:proofErr w:type="spellEnd"/>
      <w:r w:rsidRPr="00A06FA4">
        <w:t xml:space="preserve"> – obsahuje </w:t>
      </w:r>
      <w:del w:id="110" w:author="patrik fm" w:date="2018-01-14T19:29:00Z">
        <w:r w:rsidRPr="00A06FA4" w:rsidDel="002D2E9E">
          <w:delText xml:space="preserve">tagy </w:delText>
        </w:r>
      </w:del>
      <w:ins w:id="111" w:author="patrik fm" w:date="2018-01-14T19:29:00Z">
        <w:r w:rsidR="002D2E9E">
          <w:t>elementy</w:t>
        </w:r>
        <w:r w:rsidR="002D2E9E" w:rsidRPr="00A06FA4">
          <w:t xml:space="preserve"> </w:t>
        </w:r>
      </w:ins>
      <w:proofErr w:type="spellStart"/>
      <w:r w:rsidRPr="002D2E9E">
        <w:rPr>
          <w:rFonts w:ascii="Consolas" w:hAnsi="Consolas"/>
          <w:rPrChange w:id="112" w:author="patrik fm" w:date="2018-01-14T19:29:00Z">
            <w:rPr/>
          </w:rPrChange>
        </w:rPr>
        <w:t>event</w:t>
      </w:r>
      <w:proofErr w:type="spellEnd"/>
      <w:r w:rsidRPr="00A06FA4">
        <w:t xml:space="preserve">. Atribút </w:t>
      </w:r>
      <w:proofErr w:type="spellStart"/>
      <w:r w:rsidRPr="002D2E9E">
        <w:rPr>
          <w:rFonts w:ascii="Consolas" w:hAnsi="Consolas"/>
          <w:rPrChange w:id="113" w:author="patrik fm" w:date="2018-01-14T19:29:00Z">
            <w:rPr/>
          </w:rPrChange>
        </w:rPr>
        <w:t>name</w:t>
      </w:r>
      <w:proofErr w:type="spellEnd"/>
      <w:r w:rsidRPr="00A06FA4">
        <w:t xml:space="preserve"> určuje </w:t>
      </w:r>
      <w:del w:id="114" w:author="patrik fm" w:date="2018-01-14T19:29:00Z">
        <w:r w:rsidRPr="00A06FA4" w:rsidDel="002D2E9E">
          <w:delText xml:space="preserve">kľúč </w:delText>
        </w:r>
      </w:del>
      <w:ins w:id="115" w:author="patrik fm" w:date="2018-01-14T19:29:00Z">
        <w:r w:rsidR="002D2E9E">
          <w:t>názov</w:t>
        </w:r>
        <w:r w:rsidR="002D2E9E" w:rsidRPr="00A06FA4">
          <w:t xml:space="preserve"> </w:t>
        </w:r>
      </w:ins>
      <w:r w:rsidRPr="00A06FA4">
        <w:t>udalosti a hodnota názov metódy zo zdrojového kódu.</w:t>
      </w:r>
    </w:p>
    <w:p w14:paraId="1C2B2A03" w14:textId="77777777" w:rsidR="00B67502" w:rsidRPr="00654D96" w:rsidRDefault="00B67502" w:rsidP="00B67502">
      <w:pPr>
        <w:pStyle w:val="Zdrojovkd"/>
      </w:pPr>
      <w:r w:rsidRPr="00654D96">
        <w:t>&lt;</w:t>
      </w:r>
      <w:proofErr w:type="spellStart"/>
      <w:r w:rsidRPr="00654D96">
        <w:t>component</w:t>
      </w:r>
      <w:proofErr w:type="spellEnd"/>
      <w:r w:rsidRPr="00654D96">
        <w:t>&gt;</w:t>
      </w:r>
    </w:p>
    <w:p w14:paraId="3EF76977" w14:textId="77777777" w:rsidR="00B67502" w:rsidRPr="00654D96" w:rsidRDefault="00B67502" w:rsidP="00B67502">
      <w:pPr>
        <w:pStyle w:val="Zdrojovkd"/>
      </w:pPr>
      <w:r w:rsidRPr="00654D96">
        <w:t xml:space="preserve">  &lt;</w:t>
      </w:r>
      <w:proofErr w:type="spellStart"/>
      <w:r w:rsidRPr="00654D96">
        <w:t>name</w:t>
      </w:r>
      <w:proofErr w:type="spellEnd"/>
      <w:r w:rsidRPr="00654D96">
        <w:t>&gt;</w:t>
      </w:r>
      <w:proofErr w:type="spellStart"/>
      <w:r w:rsidRPr="00654D96">
        <w:t>blinkTimer</w:t>
      </w:r>
      <w:proofErr w:type="spellEnd"/>
      <w:r w:rsidRPr="00654D96">
        <w:t>&lt;/</w:t>
      </w:r>
      <w:proofErr w:type="spellStart"/>
      <w:r w:rsidRPr="00654D96">
        <w:t>name</w:t>
      </w:r>
      <w:proofErr w:type="spellEnd"/>
      <w:r w:rsidRPr="00654D96">
        <w:t>&gt;</w:t>
      </w:r>
    </w:p>
    <w:p w14:paraId="3495D2CC" w14:textId="77777777" w:rsidR="00B67502" w:rsidRPr="00654D96" w:rsidRDefault="00B67502" w:rsidP="00B67502">
      <w:pPr>
        <w:pStyle w:val="Zdrojovkd"/>
      </w:pPr>
      <w:r w:rsidRPr="00654D96">
        <w:t xml:space="preserve">  &lt;type&gt;</w:t>
      </w:r>
      <w:proofErr w:type="spellStart"/>
      <w:r w:rsidRPr="00654D96">
        <w:t>acp.common.timer</w:t>
      </w:r>
      <w:proofErr w:type="spellEnd"/>
      <w:r w:rsidRPr="00654D96">
        <w:t>&lt;/type&gt;</w:t>
      </w:r>
    </w:p>
    <w:p w14:paraId="72C4AA68" w14:textId="77777777" w:rsidR="00B67502" w:rsidRPr="00654D96" w:rsidRDefault="00B67502" w:rsidP="00B67502">
      <w:pPr>
        <w:pStyle w:val="Zdrojovkd"/>
      </w:pPr>
      <w:r w:rsidRPr="00654D96">
        <w:t xml:space="preserve">  &lt;</w:t>
      </w:r>
      <w:proofErr w:type="spellStart"/>
      <w:r w:rsidRPr="00654D96">
        <w:t>properties</w:t>
      </w:r>
      <w:proofErr w:type="spellEnd"/>
      <w:r w:rsidRPr="00654D96">
        <w:t>&gt;</w:t>
      </w:r>
    </w:p>
    <w:p w14:paraId="7DCA50DD" w14:textId="77777777" w:rsidR="00B67502" w:rsidRPr="00654D96" w:rsidRDefault="00B67502" w:rsidP="00B67502">
      <w:pPr>
        <w:pStyle w:val="Zdrojovkd"/>
      </w:pPr>
      <w:r w:rsidRPr="00654D96">
        <w:t xml:space="preserve">    &lt;</w:t>
      </w:r>
      <w:proofErr w:type="spellStart"/>
      <w:r w:rsidRPr="00654D96">
        <w:t>property</w:t>
      </w:r>
      <w:proofErr w:type="spellEnd"/>
      <w:r w:rsidRPr="00654D96">
        <w:t xml:space="preserve"> </w:t>
      </w:r>
      <w:proofErr w:type="spellStart"/>
      <w:r w:rsidRPr="00654D96">
        <w:t>name</w:t>
      </w:r>
      <w:proofErr w:type="spellEnd"/>
      <w:r w:rsidRPr="00654D96">
        <w:t>="</w:t>
      </w:r>
      <w:proofErr w:type="spellStart"/>
      <w:r w:rsidRPr="00654D96">
        <w:t>Enabled</w:t>
      </w:r>
      <w:proofErr w:type="spellEnd"/>
      <w:r w:rsidRPr="00654D96">
        <w:t>"&gt;</w:t>
      </w:r>
      <w:proofErr w:type="spellStart"/>
      <w:r w:rsidRPr="00654D96">
        <w:t>true</w:t>
      </w:r>
      <w:proofErr w:type="spellEnd"/>
      <w:r w:rsidRPr="00654D96">
        <w:t>&lt;/</w:t>
      </w:r>
      <w:proofErr w:type="spellStart"/>
      <w:r w:rsidRPr="00654D96">
        <w:t>property</w:t>
      </w:r>
      <w:proofErr w:type="spellEnd"/>
      <w:r w:rsidRPr="00654D96">
        <w:t>&gt;</w:t>
      </w:r>
    </w:p>
    <w:p w14:paraId="558D1C81" w14:textId="77777777" w:rsidR="00B67502" w:rsidRPr="00654D96" w:rsidRDefault="00B67502" w:rsidP="00B67502">
      <w:pPr>
        <w:pStyle w:val="Zdrojovkd"/>
      </w:pPr>
      <w:r w:rsidRPr="00654D96">
        <w:t xml:space="preserve">    &lt;</w:t>
      </w:r>
      <w:proofErr w:type="spellStart"/>
      <w:r w:rsidRPr="00654D96">
        <w:t>property</w:t>
      </w:r>
      <w:proofErr w:type="spellEnd"/>
      <w:r w:rsidRPr="00654D96">
        <w:t xml:space="preserve"> </w:t>
      </w:r>
      <w:proofErr w:type="spellStart"/>
      <w:r w:rsidRPr="00654D96">
        <w:t>name</w:t>
      </w:r>
      <w:proofErr w:type="spellEnd"/>
      <w:r w:rsidRPr="00654D96">
        <w:t>="Interval"&gt;1000&lt;/</w:t>
      </w:r>
      <w:proofErr w:type="spellStart"/>
      <w:r w:rsidRPr="00654D96">
        <w:t>property</w:t>
      </w:r>
      <w:proofErr w:type="spellEnd"/>
      <w:r w:rsidRPr="00654D96">
        <w:t>&gt;</w:t>
      </w:r>
    </w:p>
    <w:p w14:paraId="218B6233" w14:textId="77777777" w:rsidR="00B67502" w:rsidRPr="00654D96" w:rsidRDefault="00B67502" w:rsidP="00B67502">
      <w:pPr>
        <w:pStyle w:val="Zdrojovkd"/>
      </w:pPr>
      <w:r w:rsidRPr="00654D96">
        <w:t xml:space="preserve">  &lt;/</w:t>
      </w:r>
      <w:proofErr w:type="spellStart"/>
      <w:r w:rsidRPr="00654D96">
        <w:t>properties</w:t>
      </w:r>
      <w:proofErr w:type="spellEnd"/>
      <w:r w:rsidRPr="00654D96">
        <w:t>&gt;</w:t>
      </w:r>
    </w:p>
    <w:p w14:paraId="7B42F020" w14:textId="77777777" w:rsidR="00B67502" w:rsidRPr="00654D96" w:rsidRDefault="00B67502" w:rsidP="00B67502">
      <w:pPr>
        <w:pStyle w:val="Zdrojovkd"/>
      </w:pPr>
      <w:r w:rsidRPr="00654D96">
        <w:t xml:space="preserve">  &lt;</w:t>
      </w:r>
      <w:proofErr w:type="spellStart"/>
      <w:r w:rsidRPr="00654D96">
        <w:t>events</w:t>
      </w:r>
      <w:proofErr w:type="spellEnd"/>
      <w:r w:rsidRPr="00654D96">
        <w:t>&gt;</w:t>
      </w:r>
    </w:p>
    <w:p w14:paraId="52030544" w14:textId="77777777" w:rsidR="00B67502" w:rsidRPr="00654D96" w:rsidRDefault="00B67502" w:rsidP="00B67502">
      <w:pPr>
        <w:pStyle w:val="Zdrojovkd"/>
      </w:pPr>
      <w:r w:rsidRPr="00654D96">
        <w:t xml:space="preserve">    &lt;</w:t>
      </w:r>
      <w:proofErr w:type="spellStart"/>
      <w:r w:rsidRPr="00654D96">
        <w:t>event</w:t>
      </w:r>
      <w:proofErr w:type="spellEnd"/>
      <w:r w:rsidRPr="00654D96">
        <w:t xml:space="preserve"> </w:t>
      </w:r>
      <w:proofErr w:type="spellStart"/>
      <w:r w:rsidRPr="00654D96">
        <w:t>name</w:t>
      </w:r>
      <w:proofErr w:type="spellEnd"/>
      <w:r w:rsidRPr="00654D96">
        <w:t>="</w:t>
      </w:r>
      <w:proofErr w:type="spellStart"/>
      <w:r w:rsidRPr="00654D96">
        <w:t>OnTick</w:t>
      </w:r>
      <w:proofErr w:type="spellEnd"/>
      <w:r w:rsidRPr="00654D96">
        <w:t>"&gt;</w:t>
      </w:r>
      <w:proofErr w:type="spellStart"/>
      <w:r w:rsidRPr="00654D96">
        <w:t>onBlink</w:t>
      </w:r>
      <w:proofErr w:type="spellEnd"/>
      <w:r w:rsidRPr="00654D96">
        <w:t>&lt;/</w:t>
      </w:r>
      <w:proofErr w:type="spellStart"/>
      <w:r w:rsidRPr="00654D96">
        <w:t>event</w:t>
      </w:r>
      <w:proofErr w:type="spellEnd"/>
      <w:r w:rsidRPr="00654D96">
        <w:t>&gt;</w:t>
      </w:r>
    </w:p>
    <w:p w14:paraId="58EDF577" w14:textId="77777777" w:rsidR="00B67502" w:rsidRPr="00654D96" w:rsidRDefault="00B67502" w:rsidP="00B67502">
      <w:pPr>
        <w:pStyle w:val="Zdrojovkd"/>
      </w:pPr>
      <w:r w:rsidRPr="00654D96">
        <w:t xml:space="preserve">  &lt;/</w:t>
      </w:r>
      <w:proofErr w:type="spellStart"/>
      <w:r w:rsidRPr="00654D96">
        <w:t>events</w:t>
      </w:r>
      <w:proofErr w:type="spellEnd"/>
      <w:r w:rsidRPr="00654D96">
        <w:t>&gt;</w:t>
      </w:r>
    </w:p>
    <w:p w14:paraId="3BEEC86C" w14:textId="77777777" w:rsidR="00B67502" w:rsidRPr="00261574" w:rsidRDefault="00B67502" w:rsidP="00B67502">
      <w:pPr>
        <w:pStyle w:val="Zdrojovkd"/>
      </w:pPr>
      <w:r w:rsidRPr="00261574">
        <w:t>&lt;/</w:t>
      </w:r>
      <w:proofErr w:type="spellStart"/>
      <w:r w:rsidRPr="00261574">
        <w:t>component</w:t>
      </w:r>
      <w:proofErr w:type="spellEnd"/>
      <w:r w:rsidRPr="00261574">
        <w:t>&gt;</w:t>
      </w:r>
    </w:p>
    <w:p w14:paraId="528BAA2E" w14:textId="77777777" w:rsidR="00B67502" w:rsidRPr="00261574" w:rsidRDefault="00B67502" w:rsidP="00B67502">
      <w:pPr>
        <w:pStyle w:val="Obrzok"/>
      </w:pPr>
      <w:r w:rsidRPr="00261574">
        <w:t>Zdrojový kód: Príklad XML konfigurácie komponentu.</w:t>
      </w:r>
    </w:p>
    <w:p w14:paraId="530C8379" w14:textId="77777777" w:rsidR="003867EC" w:rsidRPr="00261574" w:rsidRDefault="003867EC" w:rsidP="003867EC">
      <w:pPr>
        <w:pStyle w:val="Nadpis2"/>
      </w:pPr>
      <w:bookmarkStart w:id="116" w:name="_Toc503868218"/>
      <w:r w:rsidRPr="00261574">
        <w:t>Generátor zdrojového kódu</w:t>
      </w:r>
      <w:bookmarkEnd w:id="116"/>
    </w:p>
    <w:p w14:paraId="221C8DDA" w14:textId="77777777" w:rsidR="00116B27" w:rsidRPr="00261574" w:rsidRDefault="00F141E8" w:rsidP="0056516B">
      <w:r w:rsidRPr="00261574">
        <w:t>Pri snahe zachovať syntax a princípy programovania</w:t>
      </w:r>
      <w:r w:rsidR="00116B27" w:rsidRPr="00261574">
        <w:t xml:space="preserve"> </w:t>
      </w:r>
      <w:proofErr w:type="spellStart"/>
      <w:r w:rsidR="00116B27" w:rsidRPr="00261574">
        <w:t>A</w:t>
      </w:r>
      <w:r w:rsidRPr="00261574">
        <w:t>rduino</w:t>
      </w:r>
      <w:proofErr w:type="spellEnd"/>
      <w:r w:rsidRPr="00261574">
        <w:t xml:space="preserve"> zariadení, sme sa rozhodli nevytvoriť úplne nový programovací jazyk. Vybrali sme sa smerom vytvorenia </w:t>
      </w:r>
      <w:proofErr w:type="spellStart"/>
      <w:r w:rsidRPr="00261574">
        <w:t>Arduino</w:t>
      </w:r>
      <w:proofErr w:type="spellEnd"/>
      <w:r w:rsidRPr="00261574">
        <w:t xml:space="preserve"> knižnice podľa popisu komponentov. Toto vytvorenie sa nazýva generovanie zdrojového kódu. Generátor dostáva na vstupe zoznam komponentov, kde komponenty majú určený typ (modul). Generátor pridá do výslednej knižnice zdrojové kódy abstrakcie modulu</w:t>
      </w:r>
      <w:r w:rsidR="001718E8">
        <w:t>,</w:t>
      </w:r>
      <w:r w:rsidRPr="00261574">
        <w:t xml:space="preserve"> ak tam ešte nie sú</w:t>
      </w:r>
      <w:r w:rsidR="001718E8">
        <w:t>,</w:t>
      </w:r>
      <w:r w:rsidRPr="00261574">
        <w:t xml:space="preserve"> a v hlavnej časti behu programu vytvorí jeho inštanciu. Inštancie komponentov budú globálne a používateľ </w:t>
      </w:r>
      <w:r w:rsidR="00116B27" w:rsidRPr="00261574">
        <w:t>v n</w:t>
      </w:r>
      <w:r w:rsidRPr="00261574">
        <w:t xml:space="preserve">ich bude môcť programátorsky </w:t>
      </w:r>
      <w:r w:rsidR="00116B27" w:rsidRPr="00261574">
        <w:t xml:space="preserve">meniť konfigurácie za behu. Okrem komponentov generátor vytvorí aj tzv. jadro nášho riešenia. Jadro spočíva v inicializácii komponentov a následnom plánovaní vykonávania </w:t>
      </w:r>
      <w:r w:rsidR="00116B27" w:rsidRPr="00261574">
        <w:lastRenderedPageBreak/>
        <w:t xml:space="preserve">jednotlivých udalostí. </w:t>
      </w:r>
      <w:r w:rsidR="00B67502" w:rsidRPr="00261574">
        <w:t>Jadro poskytuje programátorovi aj aplikačné rozhranie na komunikáciu so stálou pamäťou EEPROM.</w:t>
      </w:r>
    </w:p>
    <w:p w14:paraId="3C7AB651" w14:textId="77777777" w:rsidR="00B0417C" w:rsidRPr="00261574" w:rsidRDefault="00F141E8" w:rsidP="00116B27">
      <w:r w:rsidRPr="00261574">
        <w:t>Iným teoretickým rie</w:t>
      </w:r>
      <w:r w:rsidR="00116B27" w:rsidRPr="00261574">
        <w:t xml:space="preserve">šením by bolo vytvoriť vlastnú </w:t>
      </w:r>
      <w:proofErr w:type="spellStart"/>
      <w:r w:rsidR="00116B27" w:rsidRPr="00261574">
        <w:t>A</w:t>
      </w:r>
      <w:r w:rsidRPr="00261574">
        <w:t>rduino</w:t>
      </w:r>
      <w:proofErr w:type="spellEnd"/>
      <w:r w:rsidRPr="00261574">
        <w:t xml:space="preserve"> knižnicu</w:t>
      </w:r>
      <w:r w:rsidR="00116B27" w:rsidRPr="00261574">
        <w:t xml:space="preserve"> (</w:t>
      </w:r>
      <w:proofErr w:type="spellStart"/>
      <w:r w:rsidR="00116B27" w:rsidRPr="00261574">
        <w:t>Framework</w:t>
      </w:r>
      <w:proofErr w:type="spellEnd"/>
      <w:r w:rsidR="00116B27" w:rsidRPr="00261574">
        <w:t>)</w:t>
      </w:r>
      <w:r w:rsidRPr="00261574">
        <w:t xml:space="preserve">, ktorá by komponenty interpretovala priamo na zariadení. </w:t>
      </w:r>
      <w:proofErr w:type="spellStart"/>
      <w:r w:rsidR="00116B27" w:rsidRPr="00261574">
        <w:t>Arduino</w:t>
      </w:r>
      <w:proofErr w:type="spellEnd"/>
      <w:r w:rsidR="00116B27" w:rsidRPr="00261574">
        <w:t xml:space="preserve"> má ale obmedzenú pamäť a s pribúdajúcimi typmi komponentov (modulov) by neostal dostatok miesta pre vlastné aplikácie. </w:t>
      </w:r>
      <w:proofErr w:type="spellStart"/>
      <w:r w:rsidR="00116B27" w:rsidRPr="00261574">
        <w:t>Arduino</w:t>
      </w:r>
      <w:proofErr w:type="spellEnd"/>
      <w:r w:rsidR="00116B27" w:rsidRPr="00261574">
        <w:t xml:space="preserve"> má len 32kB pamäte pre zdrojové kódy. Pri našom riešení generovania </w:t>
      </w:r>
      <w:commentRangeStart w:id="117"/>
      <w:commentRangeStart w:id="118"/>
      <w:r w:rsidR="00116B27" w:rsidRPr="00261574">
        <w:t>nevkladáme moduly</w:t>
      </w:r>
      <w:commentRangeEnd w:id="117"/>
      <w:r w:rsidR="007A4C5A">
        <w:rPr>
          <w:rStyle w:val="Odkaznakomentr"/>
        </w:rPr>
        <w:commentReference w:id="117"/>
      </w:r>
      <w:commentRangeEnd w:id="118"/>
      <w:r w:rsidR="005B306A">
        <w:rPr>
          <w:rStyle w:val="Odkaznakomentr"/>
        </w:rPr>
        <w:commentReference w:id="118"/>
      </w:r>
      <w:r w:rsidR="00116B27" w:rsidRPr="00261574">
        <w:t>, ktoré programátor vo svojom projekte nepoužil.</w:t>
      </w:r>
    </w:p>
    <w:p w14:paraId="4AB11E43" w14:textId="77777777" w:rsidR="0044720A" w:rsidRPr="00261574" w:rsidRDefault="0044720A">
      <w:pPr>
        <w:spacing w:line="259" w:lineRule="auto"/>
      </w:pPr>
      <w:r w:rsidRPr="00261574">
        <w:br w:type="page"/>
      </w:r>
    </w:p>
    <w:p w14:paraId="07E2CC35" w14:textId="77777777" w:rsidR="009E331D" w:rsidRPr="007B0182" w:rsidRDefault="009E331D" w:rsidP="009E331D">
      <w:pPr>
        <w:pStyle w:val="Nadpis1"/>
      </w:pPr>
      <w:bookmarkStart w:id="119" w:name="_Toc503868219"/>
      <w:r w:rsidRPr="007B0182">
        <w:lastRenderedPageBreak/>
        <w:t>Integrované používateľské prostredie</w:t>
      </w:r>
      <w:bookmarkEnd w:id="119"/>
    </w:p>
    <w:p w14:paraId="22C0B4E5" w14:textId="315069B7" w:rsidR="000552B5" w:rsidRPr="007B0182" w:rsidRDefault="000552B5" w:rsidP="000552B5">
      <w:r w:rsidRPr="007B0182">
        <w:t xml:space="preserve">Integrované vývojové prostredie (IDE) je softvérová aplikácia, ktorá poskytuje komplexné vybavenie pre programátorov pre vývoj softvéru. IDE sa zvyčajne skladá z editora zdrojového kódu, nástrojov na tvorbu automatizácie a nástroja na ladenie. Väčšina moderných IDE má inteligentné dokončenie kódu. Niektoré IDE, ako napríklad </w:t>
      </w:r>
      <w:proofErr w:type="spellStart"/>
      <w:r w:rsidRPr="007B0182">
        <w:t>NetBeans</w:t>
      </w:r>
      <w:proofErr w:type="spellEnd"/>
      <w:r w:rsidRPr="007B0182">
        <w:t xml:space="preserve"> a </w:t>
      </w:r>
      <w:proofErr w:type="spellStart"/>
      <w:r w:rsidRPr="007B0182">
        <w:t>Eclipse</w:t>
      </w:r>
      <w:proofErr w:type="spellEnd"/>
      <w:r w:rsidRPr="007B0182">
        <w:t>, obsahujú kompilátor, interpret</w:t>
      </w:r>
      <w:r w:rsidR="002D2E9E">
        <w:t>er</w:t>
      </w:r>
      <w:r w:rsidRPr="007B0182">
        <w:t xml:space="preserve"> alebo oboje; Iné, napríklad </w:t>
      </w:r>
      <w:proofErr w:type="spellStart"/>
      <w:r w:rsidRPr="007B0182">
        <w:t>SharpDevelop</w:t>
      </w:r>
      <w:proofErr w:type="spellEnd"/>
      <w:r w:rsidRPr="007B0182">
        <w:t xml:space="preserve"> a </w:t>
      </w:r>
      <w:proofErr w:type="spellStart"/>
      <w:r w:rsidRPr="007B0182">
        <w:t>Lazarus</w:t>
      </w:r>
      <w:proofErr w:type="spellEnd"/>
      <w:r w:rsidRPr="007B0182">
        <w:t>, nie. Hranica medzi integrovaným vývojovým prostredím a inými časťami širšieho prostredia vývoja softvéru nie je dobre definovaná. Niekedy je integrovaný systém riadenia verzií alebo rôzne nástroje na zjednodušenie konštrukcie Grafického používateľského rozhrania (GUI). Mnoho moderných IDE má tiež triedny prehliadač, prehliadač objektov a hierarchický diagram triedy pre použitie v objektovo-orientovanom vývoji softvéru.</w:t>
      </w:r>
    </w:p>
    <w:p w14:paraId="55E86C0A" w14:textId="77777777" w:rsidR="00B67502" w:rsidRPr="007B0182" w:rsidRDefault="00B67502" w:rsidP="000552B5">
      <w:r w:rsidRPr="007B0182">
        <w:t xml:space="preserve">Pre doplnenie a jednoduchšie presadenie nášho riešenia sme sa rozhodli navrhnúť a implementovať vlastné integrované vývojové prostredie. Implementáciu sprevádzal návrh prostredia, ten bol inšpirovaný prostredím </w:t>
      </w:r>
      <w:proofErr w:type="spellStart"/>
      <w:r w:rsidRPr="007B0182">
        <w:t>Visual</w:t>
      </w:r>
      <w:proofErr w:type="spellEnd"/>
      <w:r w:rsidRPr="007B0182">
        <w:t xml:space="preserve"> </w:t>
      </w:r>
      <w:proofErr w:type="spellStart"/>
      <w:r w:rsidRPr="007B0182">
        <w:t>Studio</w:t>
      </w:r>
      <w:proofErr w:type="spellEnd"/>
      <w:r w:rsidRPr="007B0182">
        <w:t xml:space="preserve">. Pre otestovanie sme vyrobili prototyp prostredia pomocou Windows </w:t>
      </w:r>
      <w:proofErr w:type="spellStart"/>
      <w:r w:rsidRPr="007B0182">
        <w:t>Form</w:t>
      </w:r>
      <w:proofErr w:type="spellEnd"/>
      <w:r w:rsidRPr="007B0182">
        <w:t>.</w:t>
      </w:r>
    </w:p>
    <w:p w14:paraId="508593F9" w14:textId="77777777" w:rsidR="00B67502" w:rsidRPr="007B0182" w:rsidRDefault="00AC34AF" w:rsidP="00B67502">
      <w:pPr>
        <w:pStyle w:val="Obrzok"/>
      </w:pPr>
      <w:r>
        <w:pict w14:anchorId="639B279F">
          <v:shape id="_x0000_i1028" type="#_x0000_t75" style="width:424.5pt;height:263.25pt">
            <v:imagedata r:id="rId17" o:title="ide"/>
          </v:shape>
        </w:pict>
      </w:r>
    </w:p>
    <w:p w14:paraId="2F8A9737" w14:textId="77777777" w:rsidR="00B67502" w:rsidRPr="007B0182" w:rsidRDefault="00B67502" w:rsidP="00B67502">
      <w:pPr>
        <w:pStyle w:val="Obrzok"/>
      </w:pPr>
      <w:r w:rsidRPr="007B0182">
        <w:t>Obrázok: Prototyp integrovaného vývojového prostredia.</w:t>
      </w:r>
    </w:p>
    <w:p w14:paraId="72D7F810" w14:textId="77777777" w:rsidR="00E14243" w:rsidRPr="007B0182" w:rsidRDefault="00E14243" w:rsidP="00E14243">
      <w:r w:rsidRPr="007B0182">
        <w:lastRenderedPageBreak/>
        <w:t>Vývoj prostredia nasledoval prieskum dostupných riešení pre tvorbu používateľských aplikácií. Veľa komponentov dodáva priamo prostredia SWING, v ktorom budeme vyvíjať naše prostredie. Oblasti prototypu a potrebné komponenty:</w:t>
      </w:r>
    </w:p>
    <w:p w14:paraId="62546AE8" w14:textId="69CF6AFA" w:rsidR="00E14243" w:rsidRPr="007B0182" w:rsidRDefault="00E14243" w:rsidP="00E14243">
      <w:pPr>
        <w:pStyle w:val="Odsekzoznamu"/>
        <w:numPr>
          <w:ilvl w:val="0"/>
          <w:numId w:val="12"/>
        </w:numPr>
      </w:pPr>
      <w:proofErr w:type="spellStart"/>
      <w:r w:rsidRPr="007B0182">
        <w:t>Component</w:t>
      </w:r>
      <w:proofErr w:type="spellEnd"/>
      <w:r w:rsidRPr="007B0182">
        <w:t xml:space="preserve"> </w:t>
      </w:r>
      <w:proofErr w:type="spellStart"/>
      <w:r w:rsidRPr="007B0182">
        <w:t>toolbox</w:t>
      </w:r>
      <w:proofErr w:type="spellEnd"/>
      <w:r w:rsidRPr="007B0182">
        <w:t xml:space="preserve"> – chceme dostupné moduly zobraziť v strom</w:t>
      </w:r>
      <w:r w:rsidR="002D2E9E">
        <w:t>ovej alebo skupinovej štruktúre</w:t>
      </w:r>
      <w:r w:rsidRPr="007B0182">
        <w:t xml:space="preserve"> (použitý komponent </w:t>
      </w:r>
      <w:proofErr w:type="spellStart"/>
      <w:r w:rsidRPr="007B0182">
        <w:t>TreeView</w:t>
      </w:r>
      <w:proofErr w:type="spellEnd"/>
      <w:r w:rsidRPr="007B0182">
        <w:t>)</w:t>
      </w:r>
      <w:r w:rsidR="002D2E9E">
        <w:t>.</w:t>
      </w:r>
    </w:p>
    <w:p w14:paraId="5B96321A" w14:textId="6FD37186" w:rsidR="00E14243" w:rsidRPr="00A06FA4" w:rsidRDefault="00E14243" w:rsidP="00E14243">
      <w:pPr>
        <w:pStyle w:val="Odsekzoznamu"/>
        <w:numPr>
          <w:ilvl w:val="0"/>
          <w:numId w:val="12"/>
        </w:numPr>
      </w:pPr>
      <w:proofErr w:type="spellStart"/>
      <w:r w:rsidRPr="00A06FA4">
        <w:t>Designer</w:t>
      </w:r>
      <w:proofErr w:type="spellEnd"/>
      <w:r w:rsidRPr="00A06FA4">
        <w:t xml:space="preserve"> – plachta pre ukladanie komponentov pre náš projekt a následn</w:t>
      </w:r>
      <w:r w:rsidR="002D2E9E">
        <w:t>e zoskupovanie</w:t>
      </w:r>
      <w:r w:rsidRPr="00A06FA4">
        <w:t xml:space="preserve"> (vlastná implementácia plachty)</w:t>
      </w:r>
      <w:r w:rsidR="002D2E9E">
        <w:t>.</w:t>
      </w:r>
    </w:p>
    <w:p w14:paraId="2C0CF7E6" w14:textId="253C9CD1" w:rsidR="00E14243" w:rsidRDefault="00E14243" w:rsidP="00E14243">
      <w:pPr>
        <w:pStyle w:val="Odsekzoznamu"/>
        <w:numPr>
          <w:ilvl w:val="0"/>
          <w:numId w:val="12"/>
        </w:numPr>
      </w:pPr>
      <w:proofErr w:type="spellStart"/>
      <w:r w:rsidRPr="00A06FA4">
        <w:t>Code</w:t>
      </w:r>
      <w:proofErr w:type="spellEnd"/>
      <w:r w:rsidRPr="00A06FA4">
        <w:t xml:space="preserve"> editor – textový editor s vyznačovaním zdrojového kódu a podporou syntaktickej analýzy (použitý </w:t>
      </w:r>
      <w:proofErr w:type="spellStart"/>
      <w:r w:rsidRPr="00A06FA4">
        <w:t>RSyntaxTextArea</w:t>
      </w:r>
      <w:proofErr w:type="spellEnd"/>
      <w:r w:rsidR="00FF0F73" w:rsidRPr="00FF0F73">
        <w:rPr>
          <w:vertAlign w:val="superscript"/>
        </w:rPr>
        <w:t>[7]</w:t>
      </w:r>
      <w:r w:rsidRPr="00A06FA4">
        <w:t xml:space="preserve"> s vlastnou implementáciou analýzy zdrojového kódu)</w:t>
      </w:r>
      <w:r w:rsidR="002D2E9E">
        <w:t>.</w:t>
      </w:r>
    </w:p>
    <w:p w14:paraId="088EEDFA" w14:textId="299B4F21" w:rsidR="00E14243" w:rsidRDefault="00E14243" w:rsidP="007A4C5A">
      <w:pPr>
        <w:pStyle w:val="Odsekzoznamu"/>
        <w:numPr>
          <w:ilvl w:val="0"/>
          <w:numId w:val="12"/>
        </w:numPr>
      </w:pPr>
      <w:proofErr w:type="spellStart"/>
      <w:r w:rsidRPr="00A06FA4">
        <w:t>Properties</w:t>
      </w:r>
      <w:proofErr w:type="spellEnd"/>
      <w:r w:rsidRPr="00A06FA4">
        <w:t xml:space="preserve"> – tabuľkový editor vlastností (použitý komponent vedúceho práce </w:t>
      </w:r>
      <w:proofErr w:type="spellStart"/>
      <w:r w:rsidRPr="00A06FA4">
        <w:t>PropertyEditor</w:t>
      </w:r>
      <w:proofErr w:type="spellEnd"/>
      <w:r w:rsidR="00FF0F73" w:rsidRPr="00FF0F73">
        <w:rPr>
          <w:vertAlign w:val="superscript"/>
        </w:rPr>
        <w:t>[8]</w:t>
      </w:r>
      <w:r w:rsidRPr="00A06FA4">
        <w:t>)</w:t>
      </w:r>
      <w:r w:rsidR="002D2E9E">
        <w:t>.</w:t>
      </w:r>
    </w:p>
    <w:p w14:paraId="0E63A444" w14:textId="77777777" w:rsidR="00DE7FA1" w:rsidRPr="00A06FA4" w:rsidDel="007A4C5A" w:rsidRDefault="00DE7FA1" w:rsidP="007A4C5A">
      <w:pPr>
        <w:pStyle w:val="Odsekzoznamu"/>
        <w:numPr>
          <w:ilvl w:val="0"/>
          <w:numId w:val="12"/>
        </w:numPr>
        <w:rPr>
          <w:del w:id="120" w:author="Fero" w:date="2018-01-14T15:07:00Z"/>
        </w:rPr>
      </w:pPr>
    </w:p>
    <w:p w14:paraId="6E4C44DE" w14:textId="78700810" w:rsidR="00E14243" w:rsidRPr="00A06FA4" w:rsidRDefault="00E14243" w:rsidP="007A4C5A">
      <w:pPr>
        <w:pStyle w:val="Odsekzoznamu"/>
        <w:numPr>
          <w:ilvl w:val="0"/>
          <w:numId w:val="12"/>
        </w:numPr>
      </w:pPr>
      <w:proofErr w:type="spellStart"/>
      <w:r w:rsidRPr="00A06FA4">
        <w:t>Console</w:t>
      </w:r>
      <w:proofErr w:type="spellEnd"/>
      <w:r w:rsidRPr="00A06FA4">
        <w:t xml:space="preserve"> </w:t>
      </w:r>
      <w:r w:rsidR="002D2E9E">
        <w:t>– plocha na farebný výpis textu</w:t>
      </w:r>
      <w:r w:rsidRPr="00A06FA4">
        <w:t xml:space="preserve"> (</w:t>
      </w:r>
      <w:r w:rsidR="000E1294" w:rsidRPr="00A06FA4">
        <w:t>použitý komponent</w:t>
      </w:r>
      <w:r w:rsidRPr="00A06FA4">
        <w:t xml:space="preserve"> </w:t>
      </w:r>
      <w:proofErr w:type="spellStart"/>
      <w:r w:rsidRPr="00A06FA4">
        <w:t>TextView</w:t>
      </w:r>
      <w:proofErr w:type="spellEnd"/>
      <w:r w:rsidRPr="00A06FA4">
        <w:t>)</w:t>
      </w:r>
      <w:r w:rsidR="002D2E9E">
        <w:t>.</w:t>
      </w:r>
    </w:p>
    <w:p w14:paraId="7EFAE990" w14:textId="3067DD33" w:rsidR="000E1294" w:rsidRDefault="000E1294" w:rsidP="00E14243">
      <w:pPr>
        <w:pStyle w:val="Odsekzoznamu"/>
        <w:numPr>
          <w:ilvl w:val="0"/>
          <w:numId w:val="12"/>
        </w:numPr>
      </w:pPr>
      <w:proofErr w:type="spellStart"/>
      <w:r w:rsidRPr="00A06FA4">
        <w:t>Dokovací</w:t>
      </w:r>
      <w:proofErr w:type="spellEnd"/>
      <w:r w:rsidRPr="00A06FA4">
        <w:t xml:space="preserve"> </w:t>
      </w:r>
      <w:proofErr w:type="spellStart"/>
      <w:r w:rsidRPr="00A06FA4">
        <w:t>framowork</w:t>
      </w:r>
      <w:proofErr w:type="spellEnd"/>
      <w:r w:rsidRPr="00A06FA4">
        <w:t xml:space="preserve"> – jednou z nami určených požiadaviek bola prispôsobivosť prostredia. </w:t>
      </w:r>
      <w:proofErr w:type="spellStart"/>
      <w:r w:rsidRPr="00A06FA4">
        <w:t>Dokovací</w:t>
      </w:r>
      <w:proofErr w:type="spellEnd"/>
      <w:r w:rsidRPr="00A06FA4">
        <w:t xml:space="preserve"> </w:t>
      </w:r>
      <w:proofErr w:type="spellStart"/>
      <w:r w:rsidRPr="00A06FA4">
        <w:t>framework</w:t>
      </w:r>
      <w:proofErr w:type="spellEnd"/>
      <w:r w:rsidRPr="00A06FA4">
        <w:t xml:space="preserve"> je spôsob prispôsobenia na, ktorý je dnes už väčšina programátorov zvyknutých (použitý komponent </w:t>
      </w:r>
      <w:proofErr w:type="spellStart"/>
      <w:r w:rsidRPr="00A06FA4">
        <w:t>DockingFrames</w:t>
      </w:r>
      <w:proofErr w:type="spellEnd"/>
      <w:r w:rsidR="00FF0F73" w:rsidRPr="00FF0F73">
        <w:rPr>
          <w:vertAlign w:val="superscript"/>
        </w:rPr>
        <w:t>[9]</w:t>
      </w:r>
      <w:r w:rsidRPr="00A06FA4">
        <w:t>)</w:t>
      </w:r>
      <w:r w:rsidR="002D2E9E">
        <w:t>.</w:t>
      </w:r>
    </w:p>
    <w:p w14:paraId="7ADF2F52" w14:textId="77777777" w:rsidR="000E1294" w:rsidRPr="007B0182" w:rsidRDefault="00AC34AF" w:rsidP="000E1294">
      <w:pPr>
        <w:pStyle w:val="Obrzok"/>
      </w:pPr>
      <w:r>
        <w:pict w14:anchorId="524BF632">
          <v:shape id="_x0000_i1029" type="#_x0000_t75" style="width:424.5pt;height:272.25pt">
            <v:imagedata r:id="rId18" o:title="ide-realne"/>
          </v:shape>
        </w:pict>
      </w:r>
    </w:p>
    <w:p w14:paraId="5F276049" w14:textId="77777777" w:rsidR="000E1294" w:rsidRPr="007B0182" w:rsidRDefault="000E1294" w:rsidP="000E1294">
      <w:pPr>
        <w:pStyle w:val="Obrzok"/>
      </w:pPr>
      <w:r w:rsidRPr="007B0182">
        <w:t>Obrázok: Nami implementované prostredie.</w:t>
      </w:r>
    </w:p>
    <w:p w14:paraId="04A5C855" w14:textId="0CE28216" w:rsidR="000E1294" w:rsidRPr="007B0182" w:rsidRDefault="000E1294" w:rsidP="000E1294">
      <w:r w:rsidRPr="007B0182">
        <w:lastRenderedPageBreak/>
        <w:t>Aby bolo naše prostredie dobré</w:t>
      </w:r>
      <w:ins w:id="121" w:author="Fero" w:date="2018-01-14T15:09:00Z">
        <w:r w:rsidR="007A4C5A">
          <w:t>,</w:t>
        </w:r>
      </w:ins>
      <w:r w:rsidRPr="007B0182">
        <w:t xml:space="preserve"> potrebujeme minimalizovať</w:t>
      </w:r>
      <w:del w:id="122" w:author="Fero" w:date="2018-01-14T15:09:00Z">
        <w:r w:rsidRPr="007B0182" w:rsidDel="007A4C5A">
          <w:delText xml:space="preserve">, </w:delText>
        </w:r>
      </w:del>
      <w:ins w:id="123" w:author="Fero" w:date="2018-01-14T15:09:00Z">
        <w:r w:rsidR="007A4C5A">
          <w:t xml:space="preserve"> </w:t>
        </w:r>
      </w:ins>
      <w:r w:rsidRPr="007B0182">
        <w:t xml:space="preserve">nadbytočné kroky používateľa k dosiahnutiu svojho cieľa. Preto sme sa potrebovali zaoberať kompiláciou priamo v našom prostredí. To sme docielili vďaka dostupného konzolového </w:t>
      </w:r>
      <w:r w:rsidR="002D2E9E">
        <w:t xml:space="preserve">rozhrania (CLI) </w:t>
      </w:r>
      <w:proofErr w:type="spellStart"/>
      <w:r w:rsidRPr="007B0182">
        <w:t>Arduino</w:t>
      </w:r>
      <w:proofErr w:type="spellEnd"/>
      <w:r w:rsidRPr="007B0182">
        <w:t xml:space="preserve"> kompilátora. Textový výstup počas kompilácie sme nasmerovali do objektu </w:t>
      </w:r>
      <w:proofErr w:type="spellStart"/>
      <w:r w:rsidRPr="007B0182">
        <w:t>Console</w:t>
      </w:r>
      <w:proofErr w:type="spellEnd"/>
      <w:ins w:id="124" w:author="Fero" w:date="2018-01-14T15:10:00Z">
        <w:r w:rsidR="007A4C5A">
          <w:t>,</w:t>
        </w:r>
      </w:ins>
      <w:r w:rsidRPr="007B0182">
        <w:t xml:space="preserve"> aby bol programátor informovaný o stave kompilácie. Takto sme dokázali zachytiť celý priebeh tvorby projektu v našom prostredí od vytvorenia až po </w:t>
      </w:r>
      <w:r w:rsidR="00FF0F73">
        <w:t>nahratie skompilovanej aplikácie</w:t>
      </w:r>
      <w:r w:rsidRPr="007B0182">
        <w:t xml:space="preserve"> na zariadenie </w:t>
      </w:r>
      <w:proofErr w:type="spellStart"/>
      <w:r w:rsidRPr="007B0182">
        <w:t>Arduino</w:t>
      </w:r>
      <w:proofErr w:type="spellEnd"/>
      <w:r w:rsidRPr="007B0182">
        <w:t>.</w:t>
      </w:r>
    </w:p>
    <w:p w14:paraId="6703295C" w14:textId="77777777" w:rsidR="00594FC4" w:rsidRPr="007B0182" w:rsidRDefault="00594FC4" w:rsidP="00594FC4">
      <w:pPr>
        <w:pStyle w:val="Nadpis2"/>
      </w:pPr>
      <w:bookmarkStart w:id="125" w:name="_Toc503868220"/>
      <w:r w:rsidRPr="007B0182">
        <w:t xml:space="preserve">Abstraktný syntaktický </w:t>
      </w:r>
      <w:commentRangeStart w:id="126"/>
      <w:r w:rsidRPr="007B0182">
        <w:t>strom</w:t>
      </w:r>
      <w:commentRangeEnd w:id="126"/>
      <w:r w:rsidR="007A4C5A">
        <w:rPr>
          <w:rStyle w:val="Odkaznakomentr"/>
          <w:rFonts w:eastAsiaTheme="minorEastAsia" w:cstheme="minorBidi"/>
          <w:b w:val="0"/>
          <w:bCs w:val="0"/>
          <w:color w:val="auto"/>
        </w:rPr>
        <w:commentReference w:id="126"/>
      </w:r>
      <w:bookmarkEnd w:id="125"/>
    </w:p>
    <w:p w14:paraId="7F56AF5F" w14:textId="77777777" w:rsidR="0056516B" w:rsidRPr="00A06FA4" w:rsidRDefault="0056516B" w:rsidP="0056516B">
      <w:r w:rsidRPr="007B0182">
        <w:t xml:space="preserve">K vývojovým prostrediam neodmysliteľne patrí aj online analýza napísaného zdrojového kódu. Je to spôsob šetrenia času hľadania chýb z nepozornosti a zároveň príležitosť odporučiť programátorovi dostupné metódy </w:t>
      </w:r>
      <w:r w:rsidR="00B26BC2" w:rsidRPr="00A06FA4">
        <w:t>práve keď ich potrebuje</w:t>
      </w:r>
      <w:r w:rsidRPr="00A06FA4">
        <w:t xml:space="preserve">. Aby sme mohli tieto veci robiť jednoducho, potrebujeme porozumieť zdrojovému kódu. Na to slúžia </w:t>
      </w:r>
      <w:r w:rsidR="00B26BC2" w:rsidRPr="00A06FA4">
        <w:t xml:space="preserve">abstraktné </w:t>
      </w:r>
      <w:r w:rsidRPr="00A06FA4">
        <w:t xml:space="preserve">syntaktické stromy. </w:t>
      </w:r>
      <w:r w:rsidR="00B26BC2" w:rsidRPr="00A06FA4">
        <w:t>Abstraktný syntaktický strom je stromová reprezentácia abstraktnej syntaktickej štruktúry zdrojového kódu v programovacom jazyku. Každý uzol stromu predstavuje konštrukt vyskytujúceho sa kódu.</w:t>
      </w:r>
      <w:r w:rsidR="002235B3" w:rsidRPr="00A06FA4">
        <w:t xml:space="preserve"> Abstraktná je pretože nepopisuje, každý detail</w:t>
      </w:r>
      <w:r w:rsidR="00140BB6" w:rsidRPr="00A06FA4">
        <w:t>. Nasledujúci obrázok predstavuje vizualizáciu abstraktného syntaktického stromu pre tento zdrojový kód.</w:t>
      </w:r>
    </w:p>
    <w:p w14:paraId="3B92C081" w14:textId="77777777" w:rsidR="009D5ADF" w:rsidRPr="00A06FA4" w:rsidRDefault="009D5ADF" w:rsidP="0056516B"/>
    <w:p w14:paraId="07EFEB69" w14:textId="77777777" w:rsidR="00140BB6" w:rsidRPr="007B0182" w:rsidRDefault="00AC34AF" w:rsidP="00140BB6">
      <w:pPr>
        <w:pStyle w:val="Obrzok"/>
      </w:pPr>
      <w:r>
        <w:pict w14:anchorId="4730CA89">
          <v:shape id="_x0000_i1030" type="#_x0000_t75" style="width:202.5pt;height:230.25pt">
            <v:imagedata r:id="rId19" o:title="ast"/>
          </v:shape>
        </w:pict>
      </w:r>
    </w:p>
    <w:p w14:paraId="1A26C6C1" w14:textId="77777777" w:rsidR="00140BB6" w:rsidRPr="007B0182" w:rsidRDefault="00140BB6" w:rsidP="00140BB6">
      <w:pPr>
        <w:pStyle w:val="Obrzok"/>
      </w:pPr>
      <w:r w:rsidRPr="007B0182">
        <w:t>Obrázok: Vizualizácia abstraktného syntaktického stromu.</w:t>
      </w:r>
    </w:p>
    <w:p w14:paraId="5CA3A903" w14:textId="77777777" w:rsidR="009D5ADF" w:rsidRPr="007B0182" w:rsidRDefault="009D5ADF" w:rsidP="009D5ADF">
      <w:pPr>
        <w:pStyle w:val="Zdrojovkd"/>
      </w:pPr>
      <w:proofErr w:type="spellStart"/>
      <w:r w:rsidRPr="007B0182">
        <w:lastRenderedPageBreak/>
        <w:t>while</w:t>
      </w:r>
      <w:proofErr w:type="spellEnd"/>
      <w:r w:rsidRPr="007B0182">
        <w:t xml:space="preserve"> b ≠ 0</w:t>
      </w:r>
    </w:p>
    <w:p w14:paraId="0D97BC33" w14:textId="77777777" w:rsidR="009D5ADF" w:rsidRPr="007B0182" w:rsidRDefault="009D5ADF" w:rsidP="009D5ADF">
      <w:pPr>
        <w:pStyle w:val="Zdrojovkd"/>
      </w:pPr>
      <w:r w:rsidRPr="007B0182">
        <w:t xml:space="preserve">  </w:t>
      </w:r>
      <w:proofErr w:type="spellStart"/>
      <w:r w:rsidRPr="007B0182">
        <w:t>if</w:t>
      </w:r>
      <w:proofErr w:type="spellEnd"/>
      <w:r w:rsidRPr="007B0182">
        <w:t xml:space="preserve"> a &gt; b</w:t>
      </w:r>
    </w:p>
    <w:p w14:paraId="111B976B" w14:textId="77777777" w:rsidR="009D5ADF" w:rsidRPr="00A06FA4" w:rsidRDefault="009D5ADF" w:rsidP="009D5ADF">
      <w:pPr>
        <w:pStyle w:val="Zdrojovkd"/>
      </w:pPr>
      <w:r w:rsidRPr="00A06FA4">
        <w:t xml:space="preserve">    a := a − b</w:t>
      </w:r>
    </w:p>
    <w:p w14:paraId="6A8CA1C2" w14:textId="77777777" w:rsidR="009D5ADF" w:rsidRPr="00A06FA4" w:rsidRDefault="009D5ADF" w:rsidP="009D5ADF">
      <w:pPr>
        <w:pStyle w:val="Zdrojovkd"/>
      </w:pPr>
      <w:r w:rsidRPr="00A06FA4">
        <w:t xml:space="preserve">  </w:t>
      </w:r>
      <w:proofErr w:type="spellStart"/>
      <w:r w:rsidRPr="00A06FA4">
        <w:t>else</w:t>
      </w:r>
      <w:proofErr w:type="spellEnd"/>
    </w:p>
    <w:p w14:paraId="30269107" w14:textId="77777777" w:rsidR="009D5ADF" w:rsidRPr="00A06FA4" w:rsidRDefault="009D5ADF" w:rsidP="009D5ADF">
      <w:pPr>
        <w:pStyle w:val="Zdrojovkd"/>
      </w:pPr>
      <w:r w:rsidRPr="00A06FA4">
        <w:t xml:space="preserve">    b := b − a</w:t>
      </w:r>
    </w:p>
    <w:p w14:paraId="5296958E" w14:textId="77777777" w:rsidR="009D5ADF" w:rsidRPr="00A06FA4" w:rsidRDefault="009D5ADF" w:rsidP="009D5ADF">
      <w:pPr>
        <w:pStyle w:val="Zdrojovkd"/>
      </w:pPr>
      <w:proofErr w:type="spellStart"/>
      <w:r w:rsidRPr="00A06FA4">
        <w:t>return</w:t>
      </w:r>
      <w:proofErr w:type="spellEnd"/>
      <w:r w:rsidRPr="00A06FA4">
        <w:t xml:space="preserve"> a</w:t>
      </w:r>
    </w:p>
    <w:p w14:paraId="75F44485" w14:textId="77777777" w:rsidR="009D5ADF" w:rsidRPr="00A06FA4" w:rsidRDefault="009D5ADF" w:rsidP="009D5ADF">
      <w:pPr>
        <w:pStyle w:val="Obrzok"/>
      </w:pPr>
      <w:r w:rsidRPr="00A06FA4">
        <w:t>Zdrojový kód: Algoritmus zobrazený v syntaktickom strome.</w:t>
      </w:r>
    </w:p>
    <w:p w14:paraId="362371B4" w14:textId="77777777" w:rsidR="00AC6FBA" w:rsidRPr="007B0182" w:rsidRDefault="00AC6FBA" w:rsidP="00AC6FBA">
      <w:pPr>
        <w:pStyle w:val="Nadpis2"/>
      </w:pPr>
      <w:bookmarkStart w:id="127" w:name="_Toc503868221"/>
      <w:r w:rsidRPr="007B0182">
        <w:t>Statická analýza komponentov</w:t>
      </w:r>
      <w:bookmarkEnd w:id="127"/>
    </w:p>
    <w:p w14:paraId="08CDC7F5" w14:textId="2853F221" w:rsidR="00AC6FBA" w:rsidRPr="00A06FA4" w:rsidRDefault="00AC6FBA" w:rsidP="00AC6FBA">
      <w:r w:rsidRPr="007B0182">
        <w:t xml:space="preserve">V integrovanom prostredí chceme používateľa upozorňovať na bežné chyby. Jednou z chýb môže byť simultánne použitie toho istého </w:t>
      </w:r>
      <w:proofErr w:type="spellStart"/>
      <w:r w:rsidRPr="007B0182">
        <w:t>pinu</w:t>
      </w:r>
      <w:proofErr w:type="spellEnd"/>
      <w:r w:rsidRPr="007B0182">
        <w:t xml:space="preserve"> pre viac k</w:t>
      </w:r>
      <w:r w:rsidR="002D2E9E">
        <w:t>omponentov. Problém by nastal ak</w:t>
      </w:r>
      <w:r w:rsidRPr="007B0182">
        <w:t xml:space="preserve"> sa jeden komponent snaží čítať hodnotu </w:t>
      </w:r>
      <w:proofErr w:type="spellStart"/>
      <w:r w:rsidRPr="007B0182">
        <w:t>pinu</w:t>
      </w:r>
      <w:proofErr w:type="spellEnd"/>
      <w:r w:rsidRPr="007B0182">
        <w:t xml:space="preserve"> a iný </w:t>
      </w:r>
      <w:r w:rsidR="003C4921">
        <w:t>komponent ho potrebuje používať ako výstup</w:t>
      </w:r>
      <w:r w:rsidRPr="00A06FA4">
        <w:t>. V takých prípadoch potrebujeme upozorniť programátora, na pravdepodobne chybné nastavenie v</w:t>
      </w:r>
      <w:r w:rsidR="003C4921">
        <w:t>lastnosti komponentu</w:t>
      </w:r>
      <w:r w:rsidRPr="00A06FA4">
        <w:t>.</w:t>
      </w:r>
    </w:p>
    <w:p w14:paraId="597CB301" w14:textId="77777777" w:rsidR="0044720A" w:rsidRPr="00A06FA4" w:rsidRDefault="0044720A">
      <w:pPr>
        <w:spacing w:line="259" w:lineRule="auto"/>
      </w:pPr>
      <w:r w:rsidRPr="00A06FA4">
        <w:br w:type="page"/>
      </w:r>
    </w:p>
    <w:p w14:paraId="1FEC25A0" w14:textId="77777777" w:rsidR="009E331D" w:rsidRPr="00A06FA4" w:rsidRDefault="009E331D" w:rsidP="009E331D">
      <w:pPr>
        <w:pStyle w:val="Nadpis1"/>
      </w:pPr>
      <w:bookmarkStart w:id="128" w:name="_Toc503868222"/>
      <w:r w:rsidRPr="00A06FA4">
        <w:lastRenderedPageBreak/>
        <w:t>Analýza komponentov</w:t>
      </w:r>
      <w:bookmarkEnd w:id="128"/>
    </w:p>
    <w:p w14:paraId="416C330E" w14:textId="77777777" w:rsidR="000552B5" w:rsidRPr="00A06FA4" w:rsidRDefault="000552B5" w:rsidP="000552B5">
      <w:r w:rsidRPr="00A06FA4">
        <w:t xml:space="preserve">Existuje </w:t>
      </w:r>
      <w:r w:rsidR="007F6A0E" w:rsidRPr="00A06FA4">
        <w:t>množstvo</w:t>
      </w:r>
      <w:r w:rsidRPr="00A06FA4">
        <w:t xml:space="preserve"> komponentov</w:t>
      </w:r>
      <w:r w:rsidR="00A14A3E" w:rsidRPr="00A06FA4">
        <w:t>,</w:t>
      </w:r>
      <w:r w:rsidRPr="00A06FA4">
        <w:t xml:space="preserve"> s </w:t>
      </w:r>
      <w:r w:rsidR="007F6A0E" w:rsidRPr="00A06FA4">
        <w:t>ktorými</w:t>
      </w:r>
      <w:r w:rsidRPr="00A06FA4">
        <w:t xml:space="preserve"> sa stretávame každodenne. Či už s tlačidlom na ovládači, LED </w:t>
      </w:r>
      <w:proofErr w:type="spellStart"/>
      <w:r w:rsidRPr="00A06FA4">
        <w:t>diódov</w:t>
      </w:r>
      <w:proofErr w:type="spellEnd"/>
      <w:r w:rsidRPr="00A06FA4">
        <w:t xml:space="preserve"> alebo potenciometrom pri úprave hlasitosti v aute, a pod. Všetky tieto komponenty majú popis fungovania. Preto sa v práci pokúsime pripraviť balík základných komponentov. Na obrázku si môžeme pozrieť ako také komponenty vyzerajú.</w:t>
      </w:r>
    </w:p>
    <w:p w14:paraId="6EEF884F" w14:textId="77777777" w:rsidR="00A14A3E" w:rsidRPr="007B0182" w:rsidRDefault="00A14A3E" w:rsidP="00A14A3E">
      <w:pPr>
        <w:pStyle w:val="Obrzok"/>
      </w:pPr>
      <w:r w:rsidRPr="007B0182">
        <w:rPr>
          <w:noProof/>
          <w:lang w:eastAsia="sk-SK"/>
        </w:rPr>
        <w:drawing>
          <wp:inline distT="0" distB="0" distL="0" distR="0" wp14:anchorId="130D9688" wp14:editId="0B548A45">
            <wp:extent cx="4124325" cy="4124325"/>
            <wp:effectExtent l="0" t="0" r="9525" b="9525"/>
            <wp:docPr id="6" name="Obrázok 6" descr="C:\_data\skola\diplomovka\texty\diplomovy-seminar-1\pic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data\skola\diplomovka\texty\diplomovy-seminar-1\pics\component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noFill/>
                    <a:ln>
                      <a:noFill/>
                    </a:ln>
                  </pic:spPr>
                </pic:pic>
              </a:graphicData>
            </a:graphic>
          </wp:inline>
        </w:drawing>
      </w:r>
    </w:p>
    <w:p w14:paraId="764D31F0" w14:textId="77777777" w:rsidR="007F0BE9" w:rsidRPr="007B0182" w:rsidRDefault="00A14A3E" w:rsidP="00A14A3E">
      <w:pPr>
        <w:pStyle w:val="Obrzok"/>
      </w:pPr>
      <w:r w:rsidRPr="007B0182">
        <w:t>Obrázok: Príklady rôzny elektronických komponentov</w:t>
      </w:r>
    </w:p>
    <w:p w14:paraId="0A81AC1E" w14:textId="6A94319C" w:rsidR="001A175F" w:rsidRPr="007B0182" w:rsidRDefault="001A175F" w:rsidP="001A175F">
      <w:r w:rsidRPr="007B0182">
        <w:t>Typy komponentov (moduly) v našom riešení môžeme rozdeliť na dve kategórie: hardvérové a softvérové. Do prvej kategórie patria typy, ktoré bezprostredne vychádzajú z dostupného hardvéru. Príkladom pre tieto komponenty sú rôzne senzory, zobrazovacie displeje a pod. Medzi softvérové komponenty</w:t>
      </w:r>
      <w:r w:rsidR="002644AE">
        <w:t xml:space="preserve"> budeme zaradzovať tie, ktoré riešia problém bez použitia externého hardvéru.</w:t>
      </w:r>
    </w:p>
    <w:p w14:paraId="2BB4ABFA" w14:textId="77777777" w:rsidR="007F0BE9" w:rsidRPr="00A06FA4" w:rsidRDefault="007F0BE9">
      <w:pPr>
        <w:spacing w:line="259" w:lineRule="auto"/>
        <w:ind w:firstLine="0"/>
        <w:jc w:val="left"/>
        <w:rPr>
          <w:sz w:val="22"/>
        </w:rPr>
      </w:pPr>
      <w:r w:rsidRPr="00A06FA4">
        <w:br w:type="page"/>
      </w:r>
    </w:p>
    <w:p w14:paraId="4D366EAF" w14:textId="77777777" w:rsidR="00AA2D2F" w:rsidRPr="00A06FA4" w:rsidRDefault="00AA2D2F" w:rsidP="00AA2D2F">
      <w:pPr>
        <w:pStyle w:val="Nadpis2"/>
      </w:pPr>
      <w:bookmarkStart w:id="129" w:name="_Toc503868223"/>
      <w:r w:rsidRPr="00A06FA4">
        <w:lastRenderedPageBreak/>
        <w:t>Časovač (</w:t>
      </w:r>
      <w:proofErr w:type="spellStart"/>
      <w:r w:rsidRPr="00A06FA4">
        <w:t>acp.common.timer</w:t>
      </w:r>
      <w:proofErr w:type="spellEnd"/>
      <w:r w:rsidRPr="00A06FA4">
        <w:t>)</w:t>
      </w:r>
      <w:bookmarkEnd w:id="129"/>
    </w:p>
    <w:p w14:paraId="3C4119C0" w14:textId="0B1E9F76" w:rsidR="007F0BE9" w:rsidRPr="00A06FA4" w:rsidRDefault="007F0BE9" w:rsidP="007F0BE9">
      <w:r w:rsidRPr="00A06FA4">
        <w:t xml:space="preserve">Softvérový komponent časovač slúži na periodické </w:t>
      </w:r>
      <w:r w:rsidR="00733813" w:rsidRPr="00A06FA4">
        <w:t xml:space="preserve">spúšťanie </w:t>
      </w:r>
      <w:r w:rsidR="005B7037" w:rsidRPr="00A06FA4">
        <w:t>vygenerovanie</w:t>
      </w:r>
      <w:r w:rsidR="00733813" w:rsidRPr="00A06FA4">
        <w:t xml:space="preserve"> udalosti. Komponent </w:t>
      </w:r>
      <w:r w:rsidR="00FF0F73">
        <w:t>v intervale zadanom vlastnosťou</w:t>
      </w:r>
      <w:r w:rsidR="005B7037" w:rsidRPr="00A06FA4">
        <w:t xml:space="preserve"> Interval</w:t>
      </w:r>
      <w:r w:rsidR="00FF0F73">
        <w:t xml:space="preserve"> generuje udalosť. P</w:t>
      </w:r>
      <w:r w:rsidR="005B7037" w:rsidRPr="00A06FA4">
        <w:t xml:space="preserve">rvé vygenerovanie vieme odsunúť vlastnosťou </w:t>
      </w:r>
      <w:proofErr w:type="spellStart"/>
      <w:r w:rsidR="005B7037" w:rsidRPr="00A06FA4">
        <w:t>InitialDelay</w:t>
      </w:r>
      <w:proofErr w:type="spellEnd"/>
      <w:r w:rsidR="005B7037" w:rsidRPr="00A06FA4">
        <w:t>.</w:t>
      </w:r>
      <w:r w:rsidR="00643830" w:rsidRPr="00A06FA4">
        <w:t xml:space="preserve"> Je dôležité vedieť časovač ovládať, preto sme pre neho navrhli aplikačné rozhranie. Pomocou rozhrania ho vieme vypnúť (</w:t>
      </w:r>
      <w:proofErr w:type="spellStart"/>
      <w:r w:rsidR="00643830" w:rsidRPr="00A06FA4">
        <w:t>disable</w:t>
      </w:r>
      <w:proofErr w:type="spellEnd"/>
      <w:r w:rsidR="00643830" w:rsidRPr="00A06FA4">
        <w:t>) a zapnúť (</w:t>
      </w:r>
      <w:proofErr w:type="spellStart"/>
      <w:r w:rsidR="00643830" w:rsidRPr="00A06FA4">
        <w:t>enable</w:t>
      </w:r>
      <w:proofErr w:type="spellEnd"/>
      <w:r w:rsidR="00643830" w:rsidRPr="00A06FA4">
        <w:t xml:space="preserve">). Neodmysliteľnou súčasťou rozhrania sú </w:t>
      </w:r>
      <w:proofErr w:type="spellStart"/>
      <w:r w:rsidR="00643830" w:rsidRPr="00A06FA4">
        <w:t>get</w:t>
      </w:r>
      <w:r w:rsidR="002644AE">
        <w:t>t</w:t>
      </w:r>
      <w:r w:rsidR="00643830" w:rsidRPr="00A06FA4">
        <w:t>ery</w:t>
      </w:r>
      <w:proofErr w:type="spellEnd"/>
      <w:r w:rsidR="00643830" w:rsidRPr="00A06FA4">
        <w:t xml:space="preserve"> a </w:t>
      </w:r>
      <w:proofErr w:type="spellStart"/>
      <w:r w:rsidR="00643830" w:rsidRPr="00A06FA4">
        <w:t>set</w:t>
      </w:r>
      <w:r w:rsidR="002644AE">
        <w:t>t</w:t>
      </w:r>
      <w:r w:rsidR="00643830" w:rsidRPr="00A06FA4">
        <w:t>ery</w:t>
      </w:r>
      <w:proofErr w:type="spellEnd"/>
      <w:r w:rsidR="00643830" w:rsidRPr="00A06FA4">
        <w:t xml:space="preserve"> všetkých dostupných vlastností.</w:t>
      </w:r>
    </w:p>
    <w:tbl>
      <w:tblPr>
        <w:tblStyle w:val="Mriekatabuky"/>
        <w:tblW w:w="0" w:type="auto"/>
        <w:tblLook w:val="04A0" w:firstRow="1" w:lastRow="0" w:firstColumn="1" w:lastColumn="0" w:noHBand="0" w:noVBand="1"/>
      </w:tblPr>
      <w:tblGrid>
        <w:gridCol w:w="2831"/>
        <w:gridCol w:w="2831"/>
        <w:gridCol w:w="2831"/>
      </w:tblGrid>
      <w:tr w:rsidR="006547F5" w:rsidRPr="007B0182" w14:paraId="736E0AAD" w14:textId="77777777" w:rsidTr="006547F5">
        <w:tc>
          <w:tcPr>
            <w:tcW w:w="2831" w:type="dxa"/>
          </w:tcPr>
          <w:p w14:paraId="28859CFD" w14:textId="77777777" w:rsidR="006547F5" w:rsidRPr="00A06FA4" w:rsidRDefault="006547F5" w:rsidP="006547F5">
            <w:pPr>
              <w:ind w:firstLine="0"/>
              <w:rPr>
                <w:b/>
              </w:rPr>
            </w:pPr>
            <w:r w:rsidRPr="00A06FA4">
              <w:rPr>
                <w:b/>
              </w:rPr>
              <w:t>Vlastnosti</w:t>
            </w:r>
          </w:p>
        </w:tc>
        <w:tc>
          <w:tcPr>
            <w:tcW w:w="2831" w:type="dxa"/>
          </w:tcPr>
          <w:p w14:paraId="28E45F44" w14:textId="77777777" w:rsidR="006547F5" w:rsidRPr="00A06FA4" w:rsidRDefault="006547F5" w:rsidP="006547F5">
            <w:pPr>
              <w:ind w:firstLine="0"/>
              <w:rPr>
                <w:b/>
              </w:rPr>
            </w:pPr>
            <w:r w:rsidRPr="00A06FA4">
              <w:rPr>
                <w:b/>
              </w:rPr>
              <w:t>Udalosti</w:t>
            </w:r>
          </w:p>
        </w:tc>
        <w:tc>
          <w:tcPr>
            <w:tcW w:w="2831" w:type="dxa"/>
          </w:tcPr>
          <w:p w14:paraId="5C2786DF" w14:textId="77777777" w:rsidR="006547F5" w:rsidRPr="00654D96" w:rsidRDefault="006547F5" w:rsidP="006547F5">
            <w:pPr>
              <w:ind w:firstLine="0"/>
              <w:rPr>
                <w:b/>
              </w:rPr>
            </w:pPr>
            <w:r w:rsidRPr="00654D96">
              <w:rPr>
                <w:b/>
              </w:rPr>
              <w:t>API</w:t>
            </w:r>
          </w:p>
        </w:tc>
      </w:tr>
      <w:tr w:rsidR="006547F5" w:rsidRPr="007B0182" w14:paraId="13DFA71D" w14:textId="77777777" w:rsidTr="006547F5">
        <w:tc>
          <w:tcPr>
            <w:tcW w:w="2831" w:type="dxa"/>
          </w:tcPr>
          <w:p w14:paraId="5F9C7DBD" w14:textId="77777777" w:rsidR="006547F5" w:rsidRPr="002644AE" w:rsidRDefault="006547F5" w:rsidP="006547F5">
            <w:pPr>
              <w:pStyle w:val="Odsekzoznamu"/>
              <w:numPr>
                <w:ilvl w:val="0"/>
                <w:numId w:val="14"/>
              </w:numPr>
              <w:ind w:left="306"/>
              <w:rPr>
                <w:rFonts w:ascii="Consolas" w:hAnsi="Consolas"/>
              </w:rPr>
            </w:pPr>
            <w:r w:rsidRPr="002644AE">
              <w:rPr>
                <w:rFonts w:ascii="Consolas" w:hAnsi="Consolas"/>
              </w:rPr>
              <w:t>Interval</w:t>
            </w:r>
          </w:p>
          <w:p w14:paraId="1190B546" w14:textId="77777777" w:rsidR="006547F5" w:rsidRPr="002644AE" w:rsidRDefault="006547F5" w:rsidP="006547F5">
            <w:pPr>
              <w:pStyle w:val="Odsekzoznamu"/>
              <w:numPr>
                <w:ilvl w:val="0"/>
                <w:numId w:val="14"/>
              </w:numPr>
              <w:ind w:left="306"/>
              <w:rPr>
                <w:rFonts w:ascii="Consolas" w:hAnsi="Consolas"/>
              </w:rPr>
            </w:pPr>
            <w:proofErr w:type="spellStart"/>
            <w:r w:rsidRPr="002644AE">
              <w:rPr>
                <w:rFonts w:ascii="Consolas" w:hAnsi="Consolas"/>
              </w:rPr>
              <w:t>InitialDelay</w:t>
            </w:r>
            <w:proofErr w:type="spellEnd"/>
          </w:p>
          <w:p w14:paraId="7786EA56" w14:textId="77777777" w:rsidR="006547F5" w:rsidRPr="002644AE" w:rsidRDefault="006547F5" w:rsidP="006547F5">
            <w:pPr>
              <w:pStyle w:val="Odsekzoznamu"/>
              <w:numPr>
                <w:ilvl w:val="0"/>
                <w:numId w:val="14"/>
              </w:numPr>
              <w:ind w:left="306"/>
              <w:rPr>
                <w:rFonts w:ascii="Consolas" w:hAnsi="Consolas"/>
              </w:rPr>
            </w:pPr>
            <w:proofErr w:type="spellStart"/>
            <w:r w:rsidRPr="002644AE">
              <w:rPr>
                <w:rFonts w:ascii="Consolas" w:hAnsi="Consolas"/>
              </w:rPr>
              <w:t>Enabled</w:t>
            </w:r>
            <w:proofErr w:type="spellEnd"/>
          </w:p>
        </w:tc>
        <w:tc>
          <w:tcPr>
            <w:tcW w:w="2831" w:type="dxa"/>
          </w:tcPr>
          <w:p w14:paraId="0DD8D005" w14:textId="77777777" w:rsidR="006547F5" w:rsidRPr="002644AE" w:rsidRDefault="006547F5" w:rsidP="006547F5">
            <w:pPr>
              <w:pStyle w:val="Odsekzoznamu"/>
              <w:numPr>
                <w:ilvl w:val="0"/>
                <w:numId w:val="14"/>
              </w:numPr>
              <w:ind w:left="322"/>
              <w:rPr>
                <w:rFonts w:ascii="Consolas" w:hAnsi="Consolas"/>
              </w:rPr>
            </w:pPr>
            <w:proofErr w:type="spellStart"/>
            <w:r w:rsidRPr="002644AE">
              <w:rPr>
                <w:rFonts w:ascii="Consolas" w:hAnsi="Consolas"/>
              </w:rPr>
              <w:t>OnTick</w:t>
            </w:r>
            <w:proofErr w:type="spellEnd"/>
          </w:p>
        </w:tc>
        <w:tc>
          <w:tcPr>
            <w:tcW w:w="2831" w:type="dxa"/>
          </w:tcPr>
          <w:p w14:paraId="51B0FD26"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isEnabled</w:t>
            </w:r>
            <w:proofErr w:type="spellEnd"/>
            <w:r w:rsidRPr="002644AE">
              <w:rPr>
                <w:rFonts w:ascii="Consolas" w:hAnsi="Consolas"/>
              </w:rPr>
              <w:t>()</w:t>
            </w:r>
          </w:p>
          <w:p w14:paraId="0DEC7087"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enable</w:t>
            </w:r>
            <w:proofErr w:type="spellEnd"/>
            <w:r w:rsidRPr="002644AE">
              <w:rPr>
                <w:rFonts w:ascii="Consolas" w:hAnsi="Consolas"/>
              </w:rPr>
              <w:t>()</w:t>
            </w:r>
          </w:p>
          <w:p w14:paraId="42A596BA"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disable</w:t>
            </w:r>
            <w:proofErr w:type="spellEnd"/>
            <w:r w:rsidRPr="002644AE">
              <w:rPr>
                <w:rFonts w:ascii="Consolas" w:hAnsi="Consolas"/>
              </w:rPr>
              <w:t>()</w:t>
            </w:r>
          </w:p>
          <w:p w14:paraId="65943370" w14:textId="77777777" w:rsidR="006547F5" w:rsidRPr="002644AE" w:rsidRDefault="001769E7" w:rsidP="006547F5">
            <w:pPr>
              <w:pStyle w:val="Odsekzoznamu"/>
              <w:numPr>
                <w:ilvl w:val="0"/>
                <w:numId w:val="14"/>
              </w:numPr>
              <w:ind w:left="322"/>
              <w:rPr>
                <w:rFonts w:ascii="Consolas" w:hAnsi="Consolas"/>
              </w:rPr>
            </w:pPr>
            <w:r w:rsidRPr="002644AE">
              <w:rPr>
                <w:rFonts w:ascii="Consolas" w:hAnsi="Consolas"/>
              </w:rPr>
              <w:t>.</w:t>
            </w:r>
            <w:proofErr w:type="spellStart"/>
            <w:r w:rsidR="006547F5" w:rsidRPr="002644AE">
              <w:rPr>
                <w:rFonts w:ascii="Consolas" w:hAnsi="Consolas"/>
              </w:rPr>
              <w:t>setInterval</w:t>
            </w:r>
            <w:proofErr w:type="spellEnd"/>
            <w:r w:rsidR="006547F5" w:rsidRPr="002644AE">
              <w:rPr>
                <w:rFonts w:ascii="Consolas" w:hAnsi="Consolas"/>
              </w:rPr>
              <w:t>(</w:t>
            </w:r>
            <w:proofErr w:type="spellStart"/>
            <w:r w:rsidR="006547F5" w:rsidRPr="002644AE">
              <w:rPr>
                <w:rFonts w:ascii="Consolas" w:hAnsi="Consolas"/>
              </w:rPr>
              <w:t>int</w:t>
            </w:r>
            <w:proofErr w:type="spellEnd"/>
            <w:r w:rsidR="006547F5" w:rsidRPr="002644AE">
              <w:rPr>
                <w:rFonts w:ascii="Consolas" w:hAnsi="Consolas"/>
              </w:rPr>
              <w:t>)</w:t>
            </w:r>
          </w:p>
          <w:p w14:paraId="01862FAD" w14:textId="77777777" w:rsidR="007F0BE9" w:rsidRPr="002644AE" w:rsidRDefault="001769E7" w:rsidP="006547F5">
            <w:pPr>
              <w:pStyle w:val="Odsekzoznamu"/>
              <w:numPr>
                <w:ilvl w:val="0"/>
                <w:numId w:val="14"/>
              </w:numPr>
              <w:ind w:left="322"/>
              <w:rPr>
                <w:rFonts w:ascii="Consolas" w:hAnsi="Consolas"/>
              </w:rPr>
            </w:pPr>
            <w:r w:rsidRPr="002644AE">
              <w:rPr>
                <w:rFonts w:ascii="Consolas" w:hAnsi="Consolas"/>
              </w:rPr>
              <w:t>.</w:t>
            </w:r>
            <w:proofErr w:type="spellStart"/>
            <w:r w:rsidR="007F0BE9" w:rsidRPr="002644AE">
              <w:rPr>
                <w:rFonts w:ascii="Consolas" w:hAnsi="Consolas"/>
              </w:rPr>
              <w:t>getInterval</w:t>
            </w:r>
            <w:proofErr w:type="spellEnd"/>
            <w:r w:rsidR="007F0BE9" w:rsidRPr="002644AE">
              <w:rPr>
                <w:rFonts w:ascii="Consolas" w:hAnsi="Consolas"/>
              </w:rPr>
              <w:t>()</w:t>
            </w:r>
          </w:p>
        </w:tc>
      </w:tr>
    </w:tbl>
    <w:p w14:paraId="061ABDE9" w14:textId="77777777" w:rsidR="00AA2D2F" w:rsidRPr="007B0182" w:rsidRDefault="00AA2D2F" w:rsidP="00AA2D2F">
      <w:pPr>
        <w:pStyle w:val="Nadpis2"/>
      </w:pPr>
      <w:bookmarkStart w:id="130" w:name="_Toc503868224"/>
      <w:r w:rsidRPr="007B0182">
        <w:t>Prepínač (</w:t>
      </w:r>
      <w:proofErr w:type="spellStart"/>
      <w:r w:rsidRPr="007B0182">
        <w:t>acp.common.switch</w:t>
      </w:r>
      <w:proofErr w:type="spellEnd"/>
      <w:r w:rsidRPr="007B0182">
        <w:t>)</w:t>
      </w:r>
      <w:bookmarkEnd w:id="130"/>
    </w:p>
    <w:p w14:paraId="4AF43F5D" w14:textId="77777777" w:rsidR="00374B74" w:rsidRPr="007B0182" w:rsidRDefault="00AC34AF" w:rsidP="00374B74">
      <w:pPr>
        <w:pStyle w:val="Obrzok"/>
      </w:pPr>
      <w:r>
        <w:pict w14:anchorId="4919CF9E">
          <v:shape id="_x0000_i1031" type="#_x0000_t75" style="width:180.75pt;height:189.75pt">
            <v:imagedata r:id="rId21" o:title="arduino-led"/>
          </v:shape>
        </w:pict>
      </w:r>
    </w:p>
    <w:p w14:paraId="172FBF52" w14:textId="77777777" w:rsidR="00374B74" w:rsidRPr="007B0182" w:rsidRDefault="00374B74" w:rsidP="00374B74">
      <w:pPr>
        <w:pStyle w:val="Obrzok"/>
      </w:pPr>
      <w:r w:rsidRPr="007B0182">
        <w:t>Obrázok: Príklad zapojenia LED použitého ako prepínač.</w:t>
      </w:r>
    </w:p>
    <w:p w14:paraId="1DCB7792" w14:textId="3F91DA16" w:rsidR="001769E7" w:rsidRPr="007B0182" w:rsidRDefault="007404A5" w:rsidP="001769E7">
      <w:r w:rsidRPr="007B0182">
        <w:t>Prepínač je hardvérový komponent. Hlavnou úlohou tohto komponentu je pracov</w:t>
      </w:r>
      <w:r w:rsidR="00FF0F73">
        <w:t>ať s booleovskou funkciou, ktorá</w:t>
      </w:r>
      <w:r w:rsidRPr="007B0182">
        <w:t xml:space="preserve"> výstupný </w:t>
      </w:r>
      <w:proofErr w:type="spellStart"/>
      <w:r w:rsidRPr="007B0182">
        <w:t>pin</w:t>
      </w:r>
      <w:proofErr w:type="spellEnd"/>
      <w:r w:rsidRPr="007B0182">
        <w:t xml:space="preserve"> zapne alebo vypne. Pomocou tohto komponentu nevieme generovať žiadne udalosti, pretože nespracovávame žiaden vstupný signál. Hovoríme tiež pasívny typ komponentu. </w:t>
      </w:r>
      <w:r w:rsidR="00FF0F73">
        <w:t>Pasívne komponenty negenerujú žiadne udalosti, avšak poskytujú aplikačné rozhranie pre manipuláciu s nimi</w:t>
      </w:r>
      <w:r w:rsidRPr="007B0182">
        <w:t xml:space="preserve">. Aplikačným </w:t>
      </w:r>
      <w:r w:rsidRPr="007B0182">
        <w:lastRenderedPageBreak/>
        <w:t>rozhraním môžeme meniť aktuálny stav funkcie a</w:t>
      </w:r>
      <w:r w:rsidR="00FF0F73">
        <w:t> tým ovládať digitálny výstup z </w:t>
      </w:r>
      <w:proofErr w:type="spellStart"/>
      <w:r w:rsidR="00FF0F73">
        <w:t>Arduino</w:t>
      </w:r>
      <w:proofErr w:type="spellEnd"/>
      <w:r w:rsidRPr="007B0182">
        <w:t xml:space="preserve"> zariadenia. Okrem rozhraní zapnutia (</w:t>
      </w:r>
      <w:proofErr w:type="spellStart"/>
      <w:r w:rsidRPr="007B0182">
        <w:t>turnOn</w:t>
      </w:r>
      <w:proofErr w:type="spellEnd"/>
      <w:r w:rsidRPr="007B0182">
        <w:t>) a vypnutia (</w:t>
      </w:r>
      <w:proofErr w:type="spellStart"/>
      <w:r w:rsidRPr="007B0182">
        <w:t>turnOff</w:t>
      </w:r>
      <w:proofErr w:type="spellEnd"/>
      <w:r w:rsidRPr="007B0182">
        <w:t>) sme sa rozhodli implementovať aj rozhranie zmeny vynútenej zmeny stavu (</w:t>
      </w:r>
      <w:proofErr w:type="spellStart"/>
      <w:r w:rsidRPr="007B0182">
        <w:t>revert</w:t>
      </w:r>
      <w:proofErr w:type="spellEnd"/>
      <w:r w:rsidRPr="007B0182">
        <w:t>). Toto nám výstup vypne ako bol zapnutý, a naopak.</w:t>
      </w:r>
    </w:p>
    <w:tbl>
      <w:tblPr>
        <w:tblStyle w:val="Mriekatabuky"/>
        <w:tblW w:w="0" w:type="auto"/>
        <w:tblLook w:val="04A0" w:firstRow="1" w:lastRow="0" w:firstColumn="1" w:lastColumn="0" w:noHBand="0" w:noVBand="1"/>
      </w:tblPr>
      <w:tblGrid>
        <w:gridCol w:w="2831"/>
        <w:gridCol w:w="2831"/>
        <w:gridCol w:w="2831"/>
      </w:tblGrid>
      <w:tr w:rsidR="001769E7" w:rsidRPr="007B0182" w14:paraId="5EFEE60B" w14:textId="77777777" w:rsidTr="007B0182">
        <w:tc>
          <w:tcPr>
            <w:tcW w:w="2831" w:type="dxa"/>
          </w:tcPr>
          <w:p w14:paraId="21B6DA28" w14:textId="77777777" w:rsidR="001769E7" w:rsidRPr="00A06FA4" w:rsidRDefault="001769E7" w:rsidP="007B0182">
            <w:pPr>
              <w:ind w:firstLine="0"/>
              <w:rPr>
                <w:b/>
              </w:rPr>
            </w:pPr>
            <w:r w:rsidRPr="007B0182">
              <w:rPr>
                <w:b/>
              </w:rPr>
              <w:t>Vlastnosti</w:t>
            </w:r>
          </w:p>
        </w:tc>
        <w:tc>
          <w:tcPr>
            <w:tcW w:w="2831" w:type="dxa"/>
          </w:tcPr>
          <w:p w14:paraId="7EDBFA42" w14:textId="77777777" w:rsidR="001769E7" w:rsidRPr="00A06FA4" w:rsidRDefault="001769E7" w:rsidP="007B0182">
            <w:pPr>
              <w:ind w:firstLine="0"/>
              <w:rPr>
                <w:b/>
              </w:rPr>
            </w:pPr>
            <w:r w:rsidRPr="00A06FA4">
              <w:rPr>
                <w:b/>
              </w:rPr>
              <w:t>Udalosti</w:t>
            </w:r>
          </w:p>
        </w:tc>
        <w:tc>
          <w:tcPr>
            <w:tcW w:w="2831" w:type="dxa"/>
          </w:tcPr>
          <w:p w14:paraId="581CABFD" w14:textId="77777777" w:rsidR="001769E7" w:rsidRPr="00A06FA4" w:rsidRDefault="001769E7" w:rsidP="007B0182">
            <w:pPr>
              <w:ind w:firstLine="0"/>
              <w:rPr>
                <w:b/>
              </w:rPr>
            </w:pPr>
            <w:r w:rsidRPr="00A06FA4">
              <w:rPr>
                <w:b/>
              </w:rPr>
              <w:t>API</w:t>
            </w:r>
          </w:p>
        </w:tc>
      </w:tr>
      <w:tr w:rsidR="001769E7" w:rsidRPr="007B0182" w14:paraId="40940630" w14:textId="77777777" w:rsidTr="007B0182">
        <w:tc>
          <w:tcPr>
            <w:tcW w:w="2831" w:type="dxa"/>
          </w:tcPr>
          <w:p w14:paraId="73CC2BBB"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Pin</w:t>
            </w:r>
            <w:proofErr w:type="spellEnd"/>
          </w:p>
          <w:p w14:paraId="7AB688CF"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InitialState</w:t>
            </w:r>
            <w:proofErr w:type="spellEnd"/>
          </w:p>
          <w:p w14:paraId="47AB7259"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InvertedLogic</w:t>
            </w:r>
            <w:proofErr w:type="spellEnd"/>
          </w:p>
        </w:tc>
        <w:tc>
          <w:tcPr>
            <w:tcW w:w="2831" w:type="dxa"/>
          </w:tcPr>
          <w:p w14:paraId="174E91A2" w14:textId="77777777" w:rsidR="001769E7" w:rsidRPr="002644AE" w:rsidRDefault="001769E7" w:rsidP="002644AE">
            <w:pPr>
              <w:ind w:firstLine="38"/>
            </w:pPr>
            <w:r w:rsidRPr="002644AE">
              <w:t>Žiadne udalosti</w:t>
            </w:r>
          </w:p>
        </w:tc>
        <w:tc>
          <w:tcPr>
            <w:tcW w:w="2831" w:type="dxa"/>
          </w:tcPr>
          <w:p w14:paraId="3C35AA66"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isOn</w:t>
            </w:r>
            <w:proofErr w:type="spellEnd"/>
            <w:r w:rsidRPr="002644AE">
              <w:rPr>
                <w:rFonts w:ascii="Consolas" w:hAnsi="Consolas"/>
              </w:rPr>
              <w:t>()</w:t>
            </w:r>
          </w:p>
          <w:p w14:paraId="71D6EDE2"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turnOn</w:t>
            </w:r>
            <w:proofErr w:type="spellEnd"/>
            <w:r w:rsidRPr="002644AE">
              <w:rPr>
                <w:rFonts w:ascii="Consolas" w:hAnsi="Consolas"/>
              </w:rPr>
              <w:t>()</w:t>
            </w:r>
          </w:p>
          <w:p w14:paraId="5D70E758"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turnOff</w:t>
            </w:r>
            <w:proofErr w:type="spellEnd"/>
            <w:r w:rsidRPr="002644AE">
              <w:rPr>
                <w:rFonts w:ascii="Consolas" w:hAnsi="Consolas"/>
              </w:rPr>
              <w:t>()</w:t>
            </w:r>
          </w:p>
          <w:p w14:paraId="4F67F8B4"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setState</w:t>
            </w:r>
            <w:proofErr w:type="spellEnd"/>
            <w:r w:rsidRPr="002644AE">
              <w:rPr>
                <w:rFonts w:ascii="Consolas" w:hAnsi="Consolas"/>
              </w:rPr>
              <w:t>(</w:t>
            </w:r>
            <w:proofErr w:type="spellStart"/>
            <w:r w:rsidRPr="002644AE">
              <w:rPr>
                <w:rFonts w:ascii="Consolas" w:hAnsi="Consolas"/>
              </w:rPr>
              <w:t>bool</w:t>
            </w:r>
            <w:proofErr w:type="spellEnd"/>
            <w:r w:rsidRPr="002644AE">
              <w:rPr>
                <w:rFonts w:ascii="Consolas" w:hAnsi="Consolas"/>
              </w:rPr>
              <w:t>)</w:t>
            </w:r>
          </w:p>
          <w:p w14:paraId="62BCF425"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confirmState</w:t>
            </w:r>
            <w:proofErr w:type="spellEnd"/>
            <w:r w:rsidRPr="002644AE">
              <w:rPr>
                <w:rFonts w:ascii="Consolas" w:hAnsi="Consolas"/>
              </w:rPr>
              <w:t>()</w:t>
            </w:r>
          </w:p>
          <w:p w14:paraId="05EF18B8"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revert</w:t>
            </w:r>
            <w:proofErr w:type="spellEnd"/>
            <w:r w:rsidRPr="002644AE">
              <w:rPr>
                <w:rFonts w:ascii="Consolas" w:hAnsi="Consolas"/>
              </w:rPr>
              <w:t>()</w:t>
            </w:r>
          </w:p>
        </w:tc>
      </w:tr>
    </w:tbl>
    <w:p w14:paraId="09BE33E3" w14:textId="77777777" w:rsidR="003867EC" w:rsidRPr="007B0182" w:rsidRDefault="003867EC" w:rsidP="00CD2060">
      <w:pPr>
        <w:pStyle w:val="Nadpis2"/>
      </w:pPr>
      <w:bookmarkStart w:id="131" w:name="_Toc503868225"/>
      <w:r w:rsidRPr="007B0182">
        <w:t>Digitálne č</w:t>
      </w:r>
      <w:r w:rsidR="00CD2060" w:rsidRPr="007B0182">
        <w:t>ítanie vstupu (</w:t>
      </w:r>
      <w:proofErr w:type="spellStart"/>
      <w:r w:rsidR="00CD2060" w:rsidRPr="007B0182">
        <w:t>acp.common.digital_input_pin</w:t>
      </w:r>
      <w:proofErr w:type="spellEnd"/>
      <w:r w:rsidRPr="007B0182">
        <w:t>)</w:t>
      </w:r>
      <w:bookmarkEnd w:id="131"/>
    </w:p>
    <w:p w14:paraId="60D933C6" w14:textId="77777777" w:rsidR="00374B74" w:rsidRPr="007B0182" w:rsidRDefault="00374B74" w:rsidP="00374B74">
      <w:pPr>
        <w:pStyle w:val="Obrzok"/>
      </w:pPr>
      <w:r w:rsidRPr="007B0182">
        <w:rPr>
          <w:noProof/>
          <w:lang w:eastAsia="sk-SK"/>
        </w:rPr>
        <w:drawing>
          <wp:inline distT="0" distB="0" distL="0" distR="0" wp14:anchorId="22A928E5" wp14:editId="4E92A2B2">
            <wp:extent cx="2066925" cy="2472303"/>
            <wp:effectExtent l="0" t="0" r="0" b="0"/>
            <wp:docPr id="8" name="Obrázok 8" descr="C:\Users\patrik\AppData\Local\Microsoft\Windows\INetCache\Content.Word\arduin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trik\AppData\Local\Microsoft\Windows\INetCache\Content.Word\arduino-butt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5538" cy="2482605"/>
                    </a:xfrm>
                    <a:prstGeom prst="rect">
                      <a:avLst/>
                    </a:prstGeom>
                    <a:noFill/>
                    <a:ln>
                      <a:noFill/>
                    </a:ln>
                  </pic:spPr>
                </pic:pic>
              </a:graphicData>
            </a:graphic>
          </wp:inline>
        </w:drawing>
      </w:r>
    </w:p>
    <w:p w14:paraId="07A4287F" w14:textId="77777777" w:rsidR="00374B74" w:rsidRPr="007B0182" w:rsidRDefault="00374B74" w:rsidP="00374B74">
      <w:pPr>
        <w:pStyle w:val="Obrzok"/>
      </w:pPr>
      <w:r w:rsidRPr="007B0182">
        <w:t>Obrázok: Príklad zapojenia tlačidla k zariadeniu.</w:t>
      </w:r>
    </w:p>
    <w:p w14:paraId="3FB24363" w14:textId="77777777" w:rsidR="00F873F1" w:rsidRPr="007B0182" w:rsidRDefault="007404A5" w:rsidP="00276C7E">
      <w:r w:rsidRPr="007B0182">
        <w:t xml:space="preserve">Ďalším hardvérovým typom komponentu poskytuje digitálne čítanie vstupu. Tento komponent je opakom ku komponentu prepínača. </w:t>
      </w:r>
      <w:r w:rsidR="00F873F1" w:rsidRPr="007B0182">
        <w:t xml:space="preserve">Komponent v zadanom krátkom intervale (vlastnosť </w:t>
      </w:r>
      <w:proofErr w:type="spellStart"/>
      <w:r w:rsidR="00F873F1" w:rsidRPr="007B0182">
        <w:t>ReadInterval</w:t>
      </w:r>
      <w:proofErr w:type="spellEnd"/>
      <w:r w:rsidR="00F873F1" w:rsidRPr="007B0182">
        <w:t xml:space="preserve">) načíta aktuálnu hodnotu a prevedie ju do aktuálneho stavu v booleovskej funkcii. Ak sa stav zmenil tak sa vygeneruje udalosť </w:t>
      </w:r>
      <w:proofErr w:type="spellStart"/>
      <w:r w:rsidR="00F873F1" w:rsidRPr="007B0182">
        <w:t>OnStateChanged</w:t>
      </w:r>
      <w:proofErr w:type="spellEnd"/>
      <w:r w:rsidR="00F873F1" w:rsidRPr="007B0182">
        <w:t>. Aplikačné rozhranie obsahuje len získanie stavu aby sme mohli spracovať zmenu stavu na konkrétnu hodnotu.</w:t>
      </w:r>
    </w:p>
    <w:p w14:paraId="34D01019" w14:textId="77777777" w:rsidR="00374B74" w:rsidRPr="00A06FA4" w:rsidRDefault="00374B74" w:rsidP="00276C7E"/>
    <w:tbl>
      <w:tblPr>
        <w:tblStyle w:val="Mriekatabuky"/>
        <w:tblW w:w="0" w:type="auto"/>
        <w:tblLook w:val="04A0" w:firstRow="1" w:lastRow="0" w:firstColumn="1" w:lastColumn="0" w:noHBand="0" w:noVBand="1"/>
      </w:tblPr>
      <w:tblGrid>
        <w:gridCol w:w="2831"/>
        <w:gridCol w:w="2831"/>
        <w:gridCol w:w="2831"/>
      </w:tblGrid>
      <w:tr w:rsidR="001769E7" w:rsidRPr="007B0182" w14:paraId="378F10A2" w14:textId="77777777" w:rsidTr="007B0182">
        <w:tc>
          <w:tcPr>
            <w:tcW w:w="2831" w:type="dxa"/>
          </w:tcPr>
          <w:p w14:paraId="2D064E79" w14:textId="77777777" w:rsidR="001769E7" w:rsidRPr="00A06FA4" w:rsidRDefault="001769E7" w:rsidP="007B0182">
            <w:pPr>
              <w:ind w:firstLine="0"/>
              <w:rPr>
                <w:b/>
              </w:rPr>
            </w:pPr>
            <w:r w:rsidRPr="00A06FA4">
              <w:rPr>
                <w:b/>
              </w:rPr>
              <w:lastRenderedPageBreak/>
              <w:t>Vlastnosti</w:t>
            </w:r>
          </w:p>
        </w:tc>
        <w:tc>
          <w:tcPr>
            <w:tcW w:w="2831" w:type="dxa"/>
          </w:tcPr>
          <w:p w14:paraId="65FD450E" w14:textId="77777777" w:rsidR="001769E7" w:rsidRPr="00A06FA4" w:rsidRDefault="001769E7" w:rsidP="007B0182">
            <w:pPr>
              <w:ind w:firstLine="0"/>
              <w:rPr>
                <w:b/>
              </w:rPr>
            </w:pPr>
            <w:r w:rsidRPr="00A06FA4">
              <w:rPr>
                <w:b/>
              </w:rPr>
              <w:t>Udalosti</w:t>
            </w:r>
          </w:p>
        </w:tc>
        <w:tc>
          <w:tcPr>
            <w:tcW w:w="2831" w:type="dxa"/>
          </w:tcPr>
          <w:p w14:paraId="404F26C4" w14:textId="77777777" w:rsidR="001769E7" w:rsidRPr="00A06FA4" w:rsidRDefault="001769E7" w:rsidP="007B0182">
            <w:pPr>
              <w:ind w:firstLine="0"/>
              <w:rPr>
                <w:b/>
              </w:rPr>
            </w:pPr>
            <w:r w:rsidRPr="00A06FA4">
              <w:rPr>
                <w:b/>
              </w:rPr>
              <w:t>API</w:t>
            </w:r>
          </w:p>
        </w:tc>
      </w:tr>
      <w:tr w:rsidR="001769E7" w:rsidRPr="007B0182" w14:paraId="6AAAB88D" w14:textId="77777777" w:rsidTr="007B0182">
        <w:tc>
          <w:tcPr>
            <w:tcW w:w="2831" w:type="dxa"/>
          </w:tcPr>
          <w:p w14:paraId="067DF21E"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Pin</w:t>
            </w:r>
            <w:proofErr w:type="spellEnd"/>
          </w:p>
          <w:p w14:paraId="28BE2584"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InvertedLogic</w:t>
            </w:r>
            <w:proofErr w:type="spellEnd"/>
          </w:p>
          <w:p w14:paraId="21B210C5"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PullupResistor</w:t>
            </w:r>
            <w:proofErr w:type="spellEnd"/>
          </w:p>
          <w:p w14:paraId="473A2AE9"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ReportOnState</w:t>
            </w:r>
            <w:proofErr w:type="spellEnd"/>
          </w:p>
          <w:p w14:paraId="1D8D0237"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ReportOffState</w:t>
            </w:r>
            <w:proofErr w:type="spellEnd"/>
          </w:p>
          <w:p w14:paraId="459ABC17"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ReportCyclesCount</w:t>
            </w:r>
            <w:proofErr w:type="spellEnd"/>
          </w:p>
          <w:p w14:paraId="5C2E9C77" w14:textId="77777777" w:rsidR="001769E7" w:rsidRPr="002644AE" w:rsidRDefault="001769E7" w:rsidP="001769E7">
            <w:pPr>
              <w:pStyle w:val="Odsekzoznamu"/>
              <w:numPr>
                <w:ilvl w:val="0"/>
                <w:numId w:val="14"/>
              </w:numPr>
              <w:ind w:left="306"/>
              <w:rPr>
                <w:rFonts w:ascii="Consolas" w:hAnsi="Consolas"/>
              </w:rPr>
            </w:pPr>
            <w:proofErr w:type="spellStart"/>
            <w:r w:rsidRPr="002644AE">
              <w:rPr>
                <w:rFonts w:ascii="Consolas" w:hAnsi="Consolas"/>
              </w:rPr>
              <w:t>ReadInterval</w:t>
            </w:r>
            <w:proofErr w:type="spellEnd"/>
          </w:p>
        </w:tc>
        <w:tc>
          <w:tcPr>
            <w:tcW w:w="2831" w:type="dxa"/>
          </w:tcPr>
          <w:p w14:paraId="03356078" w14:textId="77777777" w:rsidR="001769E7" w:rsidRPr="002644AE" w:rsidRDefault="001769E7" w:rsidP="007B0182">
            <w:pPr>
              <w:pStyle w:val="Odsekzoznamu"/>
              <w:numPr>
                <w:ilvl w:val="0"/>
                <w:numId w:val="14"/>
              </w:numPr>
              <w:ind w:left="322"/>
              <w:rPr>
                <w:rFonts w:ascii="Consolas" w:hAnsi="Consolas"/>
              </w:rPr>
            </w:pPr>
            <w:proofErr w:type="spellStart"/>
            <w:r w:rsidRPr="002644AE">
              <w:rPr>
                <w:rFonts w:ascii="Consolas" w:hAnsi="Consolas"/>
              </w:rPr>
              <w:t>OnStateChanged</w:t>
            </w:r>
            <w:proofErr w:type="spellEnd"/>
          </w:p>
          <w:p w14:paraId="31C289E7" w14:textId="77777777" w:rsidR="001769E7" w:rsidRPr="002644AE" w:rsidRDefault="001769E7" w:rsidP="007B0182">
            <w:pPr>
              <w:pStyle w:val="Odsekzoznamu"/>
              <w:numPr>
                <w:ilvl w:val="0"/>
                <w:numId w:val="14"/>
              </w:numPr>
              <w:ind w:left="322"/>
              <w:rPr>
                <w:rFonts w:ascii="Consolas" w:hAnsi="Consolas"/>
              </w:rPr>
            </w:pPr>
            <w:proofErr w:type="spellStart"/>
            <w:r w:rsidRPr="002644AE">
              <w:rPr>
                <w:rFonts w:ascii="Consolas" w:hAnsi="Consolas"/>
              </w:rPr>
              <w:t>OnStateReported</w:t>
            </w:r>
            <w:proofErr w:type="spellEnd"/>
          </w:p>
        </w:tc>
        <w:tc>
          <w:tcPr>
            <w:tcW w:w="2831" w:type="dxa"/>
          </w:tcPr>
          <w:p w14:paraId="0F312024" w14:textId="77777777" w:rsidR="001769E7" w:rsidRPr="002644AE" w:rsidRDefault="001769E7" w:rsidP="001769E7">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getState</w:t>
            </w:r>
            <w:proofErr w:type="spellEnd"/>
            <w:r w:rsidRPr="002644AE">
              <w:rPr>
                <w:rFonts w:ascii="Consolas" w:hAnsi="Consolas"/>
              </w:rPr>
              <w:t>()</w:t>
            </w:r>
          </w:p>
        </w:tc>
      </w:tr>
    </w:tbl>
    <w:p w14:paraId="3276F142" w14:textId="77777777" w:rsidR="00CD2060" w:rsidRPr="007B0182" w:rsidRDefault="003867EC" w:rsidP="00CD2060">
      <w:pPr>
        <w:pStyle w:val="Nadpis2"/>
      </w:pPr>
      <w:bookmarkStart w:id="132" w:name="_Toc503868226"/>
      <w:r w:rsidRPr="007B0182">
        <w:t>Analógové čítanie vstupu (</w:t>
      </w:r>
      <w:proofErr w:type="spellStart"/>
      <w:r w:rsidR="00CD2060" w:rsidRPr="007B0182">
        <w:t>acp.common.analog_input_pin</w:t>
      </w:r>
      <w:proofErr w:type="spellEnd"/>
      <w:r w:rsidR="00CD2060" w:rsidRPr="007B0182">
        <w:t>)</w:t>
      </w:r>
      <w:bookmarkEnd w:id="132"/>
    </w:p>
    <w:p w14:paraId="18124A5E" w14:textId="77777777" w:rsidR="00374B74" w:rsidRPr="007B0182" w:rsidRDefault="00AC34AF" w:rsidP="00374B74">
      <w:pPr>
        <w:pStyle w:val="Obrzok"/>
      </w:pPr>
      <w:r>
        <w:pict w14:anchorId="39607F7E">
          <v:shape id="_x0000_i1032" type="#_x0000_t75" style="width:220.5pt;height:159.75pt">
            <v:imagedata r:id="rId23" o:title="arduino-potentiometer"/>
          </v:shape>
        </w:pict>
      </w:r>
    </w:p>
    <w:p w14:paraId="10BBC660" w14:textId="77777777" w:rsidR="00374B74" w:rsidRPr="007B0182" w:rsidRDefault="00374B74" w:rsidP="00374B74">
      <w:pPr>
        <w:pStyle w:val="Obrzok"/>
      </w:pPr>
      <w:r w:rsidRPr="007B0182">
        <w:t xml:space="preserve">Obrázok: </w:t>
      </w:r>
      <w:r w:rsidR="00AC6FBA" w:rsidRPr="007B0182">
        <w:t>Príklad zapojenia analógového komponentu.</w:t>
      </w:r>
    </w:p>
    <w:p w14:paraId="0EB61CA1" w14:textId="6A27B1A2" w:rsidR="001769E7" w:rsidRPr="00A06FA4" w:rsidRDefault="00276C7E" w:rsidP="001769E7">
      <w:proofErr w:type="spellStart"/>
      <w:r w:rsidRPr="007B0182">
        <w:t>Arduino</w:t>
      </w:r>
      <w:proofErr w:type="spellEnd"/>
      <w:r w:rsidRPr="007B0182">
        <w:t xml:space="preserve"> zariadenia nám okrem digitálneho vstupu poskytujú aj analógové čítanie. Analógové vstupu sú dobré pre presné merania hodnoty. Príkladom je potenciometer, ktorým vieme meniť napätie otočením</w:t>
      </w:r>
      <w:r w:rsidR="00374B74" w:rsidRPr="007B0182">
        <w:t xml:space="preserve">. Tento komponent funguje rovnakým princípom ako </w:t>
      </w:r>
      <w:r w:rsidR="002644AE" w:rsidRPr="007B0182">
        <w:t>predchádzajúci</w:t>
      </w:r>
      <w:r w:rsidR="00374B74" w:rsidRPr="007B0182">
        <w:t xml:space="preserve"> a</w:t>
      </w:r>
      <w:r w:rsidR="00374B74" w:rsidRPr="00A06FA4">
        <w:t xml:space="preserve"> v zadanom intervale sleduje aktuálnu hodnotu. Po zmene hodnoty vygeneruje udalosť </w:t>
      </w:r>
      <w:proofErr w:type="spellStart"/>
      <w:r w:rsidR="00374B74" w:rsidRPr="002644AE">
        <w:rPr>
          <w:rFonts w:ascii="Consolas" w:hAnsi="Consolas"/>
        </w:rPr>
        <w:t>OnValueChanged</w:t>
      </w:r>
      <w:proofErr w:type="spellEnd"/>
      <w:r w:rsidR="00374B74" w:rsidRPr="00A06FA4">
        <w:t xml:space="preserve">. Aktuálnu hodnotu získame pomocou aplikačného rozhrania metódou </w:t>
      </w:r>
      <w:proofErr w:type="spellStart"/>
      <w:r w:rsidR="00374B74" w:rsidRPr="002644AE">
        <w:rPr>
          <w:rFonts w:ascii="Consolas" w:hAnsi="Consolas"/>
        </w:rPr>
        <w:t>getValue</w:t>
      </w:r>
      <w:proofErr w:type="spellEnd"/>
      <w:r w:rsidR="00374B74" w:rsidRPr="00A06FA4">
        <w:t>.</w:t>
      </w:r>
    </w:p>
    <w:tbl>
      <w:tblPr>
        <w:tblStyle w:val="Mriekatabuky"/>
        <w:tblW w:w="0" w:type="auto"/>
        <w:tblLook w:val="04A0" w:firstRow="1" w:lastRow="0" w:firstColumn="1" w:lastColumn="0" w:noHBand="0" w:noVBand="1"/>
      </w:tblPr>
      <w:tblGrid>
        <w:gridCol w:w="2831"/>
        <w:gridCol w:w="2831"/>
        <w:gridCol w:w="2831"/>
      </w:tblGrid>
      <w:tr w:rsidR="001769E7" w:rsidRPr="007B0182" w14:paraId="6A818599" w14:textId="77777777" w:rsidTr="007B0182">
        <w:tc>
          <w:tcPr>
            <w:tcW w:w="2831" w:type="dxa"/>
          </w:tcPr>
          <w:p w14:paraId="7B751876" w14:textId="77777777" w:rsidR="001769E7" w:rsidRPr="00A06FA4" w:rsidRDefault="001769E7" w:rsidP="007B0182">
            <w:pPr>
              <w:ind w:firstLine="0"/>
              <w:rPr>
                <w:b/>
              </w:rPr>
            </w:pPr>
            <w:r w:rsidRPr="00A06FA4">
              <w:rPr>
                <w:b/>
              </w:rPr>
              <w:t>Vlastnosti</w:t>
            </w:r>
          </w:p>
        </w:tc>
        <w:tc>
          <w:tcPr>
            <w:tcW w:w="2831" w:type="dxa"/>
          </w:tcPr>
          <w:p w14:paraId="56386E1D" w14:textId="77777777" w:rsidR="001769E7" w:rsidRPr="00A06FA4" w:rsidRDefault="001769E7" w:rsidP="007B0182">
            <w:pPr>
              <w:ind w:firstLine="0"/>
              <w:rPr>
                <w:b/>
              </w:rPr>
            </w:pPr>
            <w:r w:rsidRPr="00A06FA4">
              <w:rPr>
                <w:b/>
              </w:rPr>
              <w:t>Udalosti</w:t>
            </w:r>
          </w:p>
        </w:tc>
        <w:tc>
          <w:tcPr>
            <w:tcW w:w="2831" w:type="dxa"/>
          </w:tcPr>
          <w:p w14:paraId="4DE52321" w14:textId="77777777" w:rsidR="001769E7" w:rsidRPr="00A06FA4" w:rsidRDefault="001769E7" w:rsidP="007B0182">
            <w:pPr>
              <w:ind w:firstLine="0"/>
              <w:rPr>
                <w:b/>
              </w:rPr>
            </w:pPr>
            <w:r w:rsidRPr="00A06FA4">
              <w:rPr>
                <w:b/>
              </w:rPr>
              <w:t>API</w:t>
            </w:r>
          </w:p>
        </w:tc>
      </w:tr>
      <w:tr w:rsidR="001769E7" w:rsidRPr="007B0182" w14:paraId="4A356ECF" w14:textId="77777777" w:rsidTr="007B0182">
        <w:tc>
          <w:tcPr>
            <w:tcW w:w="2831" w:type="dxa"/>
          </w:tcPr>
          <w:p w14:paraId="05EF2BE8" w14:textId="77777777" w:rsidR="001769E7" w:rsidRPr="002644AE" w:rsidRDefault="001769E7" w:rsidP="007B0182">
            <w:pPr>
              <w:pStyle w:val="Odsekzoznamu"/>
              <w:numPr>
                <w:ilvl w:val="0"/>
                <w:numId w:val="14"/>
              </w:numPr>
              <w:ind w:left="306"/>
              <w:rPr>
                <w:rFonts w:ascii="Consolas" w:hAnsi="Consolas"/>
              </w:rPr>
            </w:pPr>
            <w:proofErr w:type="spellStart"/>
            <w:r w:rsidRPr="002644AE">
              <w:rPr>
                <w:rFonts w:ascii="Consolas" w:hAnsi="Consolas"/>
              </w:rPr>
              <w:t>Pin</w:t>
            </w:r>
            <w:proofErr w:type="spellEnd"/>
          </w:p>
          <w:p w14:paraId="43741748" w14:textId="77777777" w:rsidR="001769E7" w:rsidRPr="002644AE" w:rsidRDefault="001769E7" w:rsidP="001769E7">
            <w:pPr>
              <w:pStyle w:val="Odsekzoznamu"/>
              <w:numPr>
                <w:ilvl w:val="0"/>
                <w:numId w:val="14"/>
              </w:numPr>
              <w:ind w:left="306"/>
              <w:rPr>
                <w:rFonts w:ascii="Consolas" w:hAnsi="Consolas"/>
              </w:rPr>
            </w:pPr>
            <w:proofErr w:type="spellStart"/>
            <w:r w:rsidRPr="002644AE">
              <w:rPr>
                <w:rFonts w:ascii="Consolas" w:hAnsi="Consolas"/>
              </w:rPr>
              <w:t>ReadInterval</w:t>
            </w:r>
            <w:proofErr w:type="spellEnd"/>
          </w:p>
        </w:tc>
        <w:tc>
          <w:tcPr>
            <w:tcW w:w="2831" w:type="dxa"/>
          </w:tcPr>
          <w:p w14:paraId="57AE013E" w14:textId="77777777" w:rsidR="001769E7" w:rsidRPr="002644AE" w:rsidRDefault="001769E7" w:rsidP="007B0182">
            <w:pPr>
              <w:pStyle w:val="Odsekzoznamu"/>
              <w:numPr>
                <w:ilvl w:val="0"/>
                <w:numId w:val="14"/>
              </w:numPr>
              <w:ind w:left="322"/>
              <w:rPr>
                <w:rFonts w:ascii="Consolas" w:hAnsi="Consolas"/>
              </w:rPr>
            </w:pPr>
            <w:proofErr w:type="spellStart"/>
            <w:r w:rsidRPr="002644AE">
              <w:rPr>
                <w:rFonts w:ascii="Consolas" w:hAnsi="Consolas"/>
              </w:rPr>
              <w:t>OnValueChanged</w:t>
            </w:r>
            <w:proofErr w:type="spellEnd"/>
          </w:p>
        </w:tc>
        <w:tc>
          <w:tcPr>
            <w:tcW w:w="2831" w:type="dxa"/>
          </w:tcPr>
          <w:p w14:paraId="49728A6E" w14:textId="77777777" w:rsidR="001769E7" w:rsidRPr="002644AE" w:rsidRDefault="001769E7" w:rsidP="001769E7">
            <w:pPr>
              <w:pStyle w:val="Odsekzoznamu"/>
              <w:numPr>
                <w:ilvl w:val="0"/>
                <w:numId w:val="14"/>
              </w:numPr>
              <w:ind w:left="322"/>
              <w:rPr>
                <w:rFonts w:ascii="Consolas" w:hAnsi="Consolas"/>
              </w:rPr>
            </w:pPr>
            <w:r w:rsidRPr="002644AE">
              <w:rPr>
                <w:rFonts w:ascii="Consolas" w:hAnsi="Consolas"/>
              </w:rPr>
              <w:t>.</w:t>
            </w:r>
            <w:proofErr w:type="spellStart"/>
            <w:r w:rsidRPr="002644AE">
              <w:rPr>
                <w:rFonts w:ascii="Consolas" w:hAnsi="Consolas"/>
              </w:rPr>
              <w:t>getValue</w:t>
            </w:r>
            <w:proofErr w:type="spellEnd"/>
            <w:r w:rsidRPr="002644AE">
              <w:rPr>
                <w:rFonts w:ascii="Consolas" w:hAnsi="Consolas"/>
              </w:rPr>
              <w:t>()</w:t>
            </w:r>
          </w:p>
        </w:tc>
      </w:tr>
    </w:tbl>
    <w:p w14:paraId="7EE8D4A9" w14:textId="77777777" w:rsidR="0044720A" w:rsidRPr="007B0182" w:rsidRDefault="0044720A">
      <w:pPr>
        <w:spacing w:line="259" w:lineRule="auto"/>
      </w:pPr>
      <w:r w:rsidRPr="007B0182">
        <w:br w:type="page"/>
      </w:r>
    </w:p>
    <w:p w14:paraId="453352F4" w14:textId="77777777" w:rsidR="009E331D" w:rsidRPr="007B0182" w:rsidRDefault="009E331D" w:rsidP="009E331D">
      <w:pPr>
        <w:pStyle w:val="Nadpis1"/>
      </w:pPr>
      <w:bookmarkStart w:id="133" w:name="_Toc503868227"/>
      <w:r w:rsidRPr="007B0182">
        <w:lastRenderedPageBreak/>
        <w:t>Záver</w:t>
      </w:r>
      <w:bookmarkEnd w:id="133"/>
    </w:p>
    <w:p w14:paraId="5D022258" w14:textId="77777777" w:rsidR="00225F53" w:rsidRPr="007B0182" w:rsidRDefault="00225F53" w:rsidP="00225F53">
      <w:r w:rsidRPr="007B0182">
        <w:t xml:space="preserve">V práci sme analyzovali sme existujúce riešenia a knižnice pre </w:t>
      </w:r>
      <w:proofErr w:type="spellStart"/>
      <w:r w:rsidRPr="007B0182">
        <w:t>Arduino</w:t>
      </w:r>
      <w:proofErr w:type="spellEnd"/>
      <w:r w:rsidRPr="007B0182">
        <w:t xml:space="preserve"> zariadenia. Väčšina dostupných riešení však bola riešená online a je náchylná na výpadky internetového spojenia. Dostupné </w:t>
      </w:r>
      <w:proofErr w:type="spellStart"/>
      <w:r w:rsidRPr="007B0182">
        <w:t>offline</w:t>
      </w:r>
      <w:proofErr w:type="spellEnd"/>
      <w:r w:rsidRPr="007B0182">
        <w:t xml:space="preserve"> riešenia často riešili len jednu úlohu, poskladanie jednotlivých riešení môže byť pre programátora náročné, pretože nemali jednotnú štruktúru. </w:t>
      </w:r>
      <w:r w:rsidR="00033E8B" w:rsidRPr="007B0182">
        <w:t xml:space="preserve">Preto sme navrhli vytvoriť riešenie, ktoré skombinuje komponentové programovanie s udalosťami riadeným programovaním. Po analýze hardvérových prostriedkov zariadení </w:t>
      </w:r>
      <w:proofErr w:type="spellStart"/>
      <w:r w:rsidR="00033E8B" w:rsidRPr="007B0182">
        <w:t>Arduino</w:t>
      </w:r>
      <w:proofErr w:type="spellEnd"/>
      <w:r w:rsidR="00033E8B" w:rsidRPr="007B0182">
        <w:t xml:space="preserve"> a plánovanému rozsahu nášho riešenia, sme boli obmedzovaný veľkosťou ROM na zariadení. Preto sme sa rozhodli využiť princíp generovania kódu, vďaka ktorému do konkrétnej aplikácie príde len malá použitá časť celého dostupného riešenia.</w:t>
      </w:r>
    </w:p>
    <w:p w14:paraId="35EC83A7" w14:textId="3593336A" w:rsidR="00132A23" w:rsidRPr="007B0182" w:rsidRDefault="00033E8B" w:rsidP="00132A23">
      <w:proofErr w:type="spellStart"/>
      <w:r w:rsidRPr="007B0182">
        <w:t>Arduino</w:t>
      </w:r>
      <w:proofErr w:type="spellEnd"/>
      <w:r w:rsidRPr="007B0182">
        <w:t xml:space="preserve"> sa stalo populárne hlavne pre svoje integrované vývojové prostredie. To výrazne zjednodušilo prácu s elektronikou. Preto sme sa v ďalšej časti práci venovali vytvoreniu integrovaného vývojového prostredia práve pre naše riešenie. Vychádzali sme z otvoreného zdrojového kódu pre </w:t>
      </w:r>
      <w:proofErr w:type="spellStart"/>
      <w:r w:rsidRPr="007B0182">
        <w:t>Arduino</w:t>
      </w:r>
      <w:proofErr w:type="spellEnd"/>
      <w:r w:rsidRPr="007B0182">
        <w:t xml:space="preserve"> IDE, a niekoľkých ďalších </w:t>
      </w:r>
      <w:proofErr w:type="spellStart"/>
      <w:r w:rsidRPr="007B0182">
        <w:t>open-source</w:t>
      </w:r>
      <w:proofErr w:type="spellEnd"/>
      <w:r w:rsidRPr="007B0182">
        <w:t xml:space="preserve"> projektov. Výsledkom je prostredie, v ktorom potrebuje programátor minimálne zručnosti s technológiou XML a dokáže vytvoriť aplikáciu. Pri návrhu IDE sme sa inšpirovali dostupnými riešeniami pre </w:t>
      </w:r>
      <w:r w:rsidR="00EB764B">
        <w:t>J</w:t>
      </w:r>
      <w:r w:rsidR="00EB764B" w:rsidRPr="007B0182">
        <w:t xml:space="preserve">avu </w:t>
      </w:r>
      <w:r w:rsidRPr="007B0182">
        <w:t>a </w:t>
      </w:r>
      <w:r w:rsidR="00EB764B">
        <w:t>C</w:t>
      </w:r>
      <w:r w:rsidRPr="007B0182">
        <w:t>#.</w:t>
      </w:r>
    </w:p>
    <w:p w14:paraId="4D8376E8" w14:textId="77777777" w:rsidR="00225F53" w:rsidRPr="007B0182" w:rsidRDefault="00132A23" w:rsidP="00132A23">
      <w:r w:rsidRPr="007B0182">
        <w:t>V neposlednej časti sme sa venovali implementácii vzorových komponentov. Vytvorili sme 10+ typov komponentov, ktoré môžu programátori začať používať. Vzorovými komponentami sme sa snažili pokryť bežne používané softvérové aj hardvérové postupy.</w:t>
      </w:r>
    </w:p>
    <w:p w14:paraId="477588EF" w14:textId="77777777" w:rsidR="007F6A0E" w:rsidRPr="007B0182" w:rsidRDefault="007F6A0E">
      <w:pPr>
        <w:spacing w:line="259" w:lineRule="auto"/>
        <w:ind w:firstLine="0"/>
        <w:jc w:val="left"/>
      </w:pPr>
      <w:r w:rsidRPr="007B0182">
        <w:br w:type="page"/>
      </w:r>
    </w:p>
    <w:p w14:paraId="03130CD3" w14:textId="77777777" w:rsidR="007F6A0E" w:rsidRPr="007B0182" w:rsidRDefault="007F6A0E" w:rsidP="007F6A0E">
      <w:pPr>
        <w:pStyle w:val="Nadpis1"/>
        <w:numPr>
          <w:ilvl w:val="0"/>
          <w:numId w:val="0"/>
        </w:numPr>
      </w:pPr>
      <w:bookmarkStart w:id="134" w:name="_Toc503868228"/>
      <w:r w:rsidRPr="007B0182">
        <w:lastRenderedPageBreak/>
        <w:t>Zoznam použitej literatúry</w:t>
      </w:r>
      <w:bookmarkEnd w:id="134"/>
    </w:p>
    <w:p w14:paraId="0CDF9F85" w14:textId="77777777" w:rsidR="007F6A0E" w:rsidRPr="007B0182" w:rsidRDefault="007F6A0E" w:rsidP="00E70A35">
      <w:pPr>
        <w:pStyle w:val="Odsekzoznamu"/>
        <w:numPr>
          <w:ilvl w:val="0"/>
          <w:numId w:val="13"/>
        </w:numPr>
        <w:ind w:left="567" w:hanging="567"/>
      </w:pPr>
      <w:proofErr w:type="spellStart"/>
      <w:r w:rsidRPr="007B0182">
        <w:t>Doukas</w:t>
      </w:r>
      <w:proofErr w:type="spellEnd"/>
      <w:r w:rsidRPr="007B0182">
        <w:t xml:space="preserve">, C. </w:t>
      </w:r>
      <w:proofErr w:type="spellStart"/>
      <w:r w:rsidRPr="007B0182">
        <w:t>Building</w:t>
      </w:r>
      <w:proofErr w:type="spellEnd"/>
      <w:r w:rsidRPr="007B0182">
        <w:t xml:space="preserve"> internet of </w:t>
      </w:r>
      <w:proofErr w:type="spellStart"/>
      <w:r w:rsidRPr="007B0182">
        <w:t>things</w:t>
      </w:r>
      <w:proofErr w:type="spellEnd"/>
      <w:r w:rsidRPr="007B0182">
        <w:t xml:space="preserve"> </w:t>
      </w:r>
      <w:proofErr w:type="spellStart"/>
      <w:r w:rsidRPr="007B0182">
        <w:t>with</w:t>
      </w:r>
      <w:proofErr w:type="spellEnd"/>
      <w:r w:rsidRPr="007B0182">
        <w:t xml:space="preserve"> </w:t>
      </w:r>
      <w:proofErr w:type="spellStart"/>
      <w:r w:rsidRPr="007B0182">
        <w:t>the</w:t>
      </w:r>
      <w:proofErr w:type="spellEnd"/>
      <w:r w:rsidRPr="007B0182">
        <w:t xml:space="preserve"> </w:t>
      </w:r>
      <w:proofErr w:type="spellStart"/>
      <w:r w:rsidRPr="007B0182">
        <w:t>arduino</w:t>
      </w:r>
      <w:proofErr w:type="spellEnd"/>
      <w:r w:rsidRPr="007B0182">
        <w:t>. ISBN: 978-14-700-23430.</w:t>
      </w:r>
    </w:p>
    <w:p w14:paraId="79F772E1" w14:textId="77777777" w:rsidR="007F6A0E" w:rsidRPr="007B0182" w:rsidRDefault="007F6A0E" w:rsidP="00E70A35">
      <w:pPr>
        <w:pStyle w:val="Odsekzoznamu"/>
        <w:numPr>
          <w:ilvl w:val="0"/>
          <w:numId w:val="13"/>
        </w:numPr>
        <w:ind w:left="567" w:hanging="567"/>
      </w:pPr>
      <w:r w:rsidRPr="007B0182">
        <w:t xml:space="preserve">Schwartz, M. Internet of </w:t>
      </w:r>
      <w:proofErr w:type="spellStart"/>
      <w:r w:rsidRPr="007B0182">
        <w:t>things</w:t>
      </w:r>
      <w:proofErr w:type="spellEnd"/>
      <w:r w:rsidRPr="007B0182">
        <w:t xml:space="preserve"> </w:t>
      </w:r>
      <w:proofErr w:type="spellStart"/>
      <w:r w:rsidRPr="007B0182">
        <w:t>with</w:t>
      </w:r>
      <w:proofErr w:type="spellEnd"/>
      <w:r w:rsidRPr="007B0182">
        <w:t xml:space="preserve"> </w:t>
      </w:r>
      <w:proofErr w:type="spellStart"/>
      <w:r w:rsidRPr="007B0182">
        <w:t>arduino</w:t>
      </w:r>
      <w:proofErr w:type="spellEnd"/>
      <w:r w:rsidRPr="007B0182">
        <w:t xml:space="preserve"> </w:t>
      </w:r>
      <w:proofErr w:type="spellStart"/>
      <w:r w:rsidRPr="007B0182">
        <w:t>cookbook</w:t>
      </w:r>
      <w:proofErr w:type="spellEnd"/>
      <w:r w:rsidRPr="007B0182">
        <w:t>. ISBN: 978-17-852-86582.</w:t>
      </w:r>
    </w:p>
    <w:p w14:paraId="24FF101A" w14:textId="77777777" w:rsidR="007F6A0E" w:rsidRPr="007B0182" w:rsidRDefault="007F6A0E" w:rsidP="00E70A35">
      <w:pPr>
        <w:pStyle w:val="Odsekzoznamu"/>
        <w:numPr>
          <w:ilvl w:val="0"/>
          <w:numId w:val="13"/>
        </w:numPr>
        <w:ind w:left="567" w:hanging="567"/>
      </w:pPr>
      <w:proofErr w:type="spellStart"/>
      <w:r w:rsidRPr="007B0182">
        <w:t>Waher</w:t>
      </w:r>
      <w:proofErr w:type="spellEnd"/>
      <w:r w:rsidRPr="007B0182">
        <w:t xml:space="preserve">, P. </w:t>
      </w:r>
      <w:proofErr w:type="spellStart"/>
      <w:r w:rsidRPr="007B0182">
        <w:t>Learning</w:t>
      </w:r>
      <w:proofErr w:type="spellEnd"/>
      <w:r w:rsidRPr="007B0182">
        <w:t xml:space="preserve"> internet of </w:t>
      </w:r>
      <w:proofErr w:type="spellStart"/>
      <w:r w:rsidRPr="007B0182">
        <w:t>things</w:t>
      </w:r>
      <w:proofErr w:type="spellEnd"/>
      <w:r w:rsidRPr="007B0182">
        <w:t>. ISBN: 978-17-835-5353-2.</w:t>
      </w:r>
    </w:p>
    <w:p w14:paraId="68196F10" w14:textId="77777777" w:rsidR="00B26BC2" w:rsidRPr="007B0182" w:rsidRDefault="0056516B" w:rsidP="00E70A35">
      <w:pPr>
        <w:pStyle w:val="Odsekzoznamu"/>
        <w:numPr>
          <w:ilvl w:val="0"/>
          <w:numId w:val="13"/>
        </w:numPr>
        <w:ind w:left="567" w:hanging="567"/>
      </w:pPr>
      <w:proofErr w:type="spellStart"/>
      <w:r w:rsidRPr="007B0182">
        <w:t>The</w:t>
      </w:r>
      <w:proofErr w:type="spellEnd"/>
      <w:r w:rsidRPr="007B0182">
        <w:t xml:space="preserve"> </w:t>
      </w:r>
      <w:proofErr w:type="spellStart"/>
      <w:r w:rsidRPr="007B0182">
        <w:t>Arduino</w:t>
      </w:r>
      <w:proofErr w:type="spellEnd"/>
      <w:r w:rsidRPr="007B0182">
        <w:t xml:space="preserve"> </w:t>
      </w:r>
      <w:proofErr w:type="spellStart"/>
      <w:r w:rsidRPr="007B0182">
        <w:t>projects</w:t>
      </w:r>
      <w:proofErr w:type="spellEnd"/>
      <w:r w:rsidRPr="007B0182">
        <w:t xml:space="preserve"> </w:t>
      </w:r>
      <w:proofErr w:type="spellStart"/>
      <w:r w:rsidRPr="007B0182">
        <w:t>book</w:t>
      </w:r>
      <w:proofErr w:type="spellEnd"/>
      <w:r w:rsidRPr="007B0182">
        <w:t xml:space="preserve">, </w:t>
      </w:r>
      <w:proofErr w:type="spellStart"/>
      <w:r w:rsidRPr="007B0182">
        <w:t>Second</w:t>
      </w:r>
      <w:proofErr w:type="spellEnd"/>
      <w:r w:rsidRPr="007B0182">
        <w:t xml:space="preserve"> </w:t>
      </w:r>
      <w:proofErr w:type="spellStart"/>
      <w:r w:rsidRPr="007B0182">
        <w:t>reprint</w:t>
      </w:r>
      <w:proofErr w:type="spellEnd"/>
      <w:r w:rsidRPr="007B0182">
        <w:t>, May 2013</w:t>
      </w:r>
    </w:p>
    <w:p w14:paraId="32C6ACCD" w14:textId="77777777" w:rsidR="00B26BC2" w:rsidRPr="007B0182" w:rsidRDefault="00B26BC2" w:rsidP="00E70A35">
      <w:pPr>
        <w:pStyle w:val="Odsekzoznamu"/>
        <w:numPr>
          <w:ilvl w:val="0"/>
          <w:numId w:val="13"/>
        </w:numPr>
        <w:ind w:left="567" w:hanging="567"/>
      </w:pPr>
      <w:proofErr w:type="spellStart"/>
      <w:r w:rsidRPr="007B0182">
        <w:t>Shvets</w:t>
      </w:r>
      <w:proofErr w:type="spellEnd"/>
      <w:r w:rsidRPr="007B0182">
        <w:t xml:space="preserve">, A. Design </w:t>
      </w:r>
      <w:proofErr w:type="spellStart"/>
      <w:r w:rsidRPr="007B0182">
        <w:t>Patterns</w:t>
      </w:r>
      <w:proofErr w:type="spellEnd"/>
      <w:r w:rsidRPr="007B0182">
        <w:t xml:space="preserve"> </w:t>
      </w:r>
      <w:proofErr w:type="spellStart"/>
      <w:r w:rsidRPr="007B0182">
        <w:t>Explained</w:t>
      </w:r>
      <w:proofErr w:type="spellEnd"/>
      <w:r w:rsidRPr="007B0182">
        <w:t xml:space="preserve"> </w:t>
      </w:r>
      <w:proofErr w:type="spellStart"/>
      <w:r w:rsidRPr="007B0182">
        <w:t>Simply</w:t>
      </w:r>
      <w:proofErr w:type="spellEnd"/>
      <w:r w:rsidRPr="007B0182">
        <w:t xml:space="preserve">, ISBN: </w:t>
      </w:r>
    </w:p>
    <w:p w14:paraId="03736FCE" w14:textId="77777777" w:rsidR="00FF0F73" w:rsidRDefault="00B26BC2" w:rsidP="00E70A35">
      <w:pPr>
        <w:pStyle w:val="Odsekzoznamu"/>
        <w:numPr>
          <w:ilvl w:val="0"/>
          <w:numId w:val="13"/>
        </w:numPr>
        <w:ind w:left="567" w:hanging="567"/>
      </w:pPr>
      <w:proofErr w:type="spellStart"/>
      <w:r w:rsidRPr="007B0182">
        <w:t>Maurizio</w:t>
      </w:r>
      <w:proofErr w:type="spellEnd"/>
      <w:r w:rsidRPr="007B0182">
        <w:t xml:space="preserve"> </w:t>
      </w:r>
      <w:proofErr w:type="spellStart"/>
      <w:r w:rsidRPr="007B0182">
        <w:t>Gabbrielli</w:t>
      </w:r>
      <w:proofErr w:type="spellEnd"/>
      <w:r w:rsidRPr="007B0182">
        <w:t xml:space="preserve">, Simone Martini </w:t>
      </w:r>
      <w:proofErr w:type="spellStart"/>
      <w:r w:rsidRPr="007B0182">
        <w:t>Programming</w:t>
      </w:r>
      <w:proofErr w:type="spellEnd"/>
      <w:r w:rsidRPr="007B0182">
        <w:t xml:space="preserve"> </w:t>
      </w:r>
      <w:proofErr w:type="spellStart"/>
      <w:r w:rsidRPr="007B0182">
        <w:t>Languages</w:t>
      </w:r>
      <w:proofErr w:type="spellEnd"/>
      <w:r w:rsidRPr="007B0182">
        <w:t xml:space="preserve">: </w:t>
      </w:r>
      <w:proofErr w:type="spellStart"/>
      <w:r w:rsidRPr="007B0182">
        <w:t>Principles</w:t>
      </w:r>
      <w:proofErr w:type="spellEnd"/>
      <w:r w:rsidRPr="007B0182">
        <w:t xml:space="preserve"> and </w:t>
      </w:r>
      <w:proofErr w:type="spellStart"/>
      <w:r w:rsidRPr="007B0182">
        <w:t>Paradigms</w:t>
      </w:r>
      <w:proofErr w:type="spellEnd"/>
      <w:r w:rsidRPr="007B0182">
        <w:t>, ISBN: 9781848829145</w:t>
      </w:r>
    </w:p>
    <w:p w14:paraId="34773CB8" w14:textId="76DC0E18" w:rsidR="00FF0F73" w:rsidRPr="00A06FA4" w:rsidRDefault="00FF0F73" w:rsidP="00E70A35">
      <w:pPr>
        <w:pStyle w:val="Odsekzoznamu"/>
        <w:numPr>
          <w:ilvl w:val="0"/>
          <w:numId w:val="13"/>
        </w:numPr>
        <w:ind w:left="567" w:hanging="567"/>
      </w:pPr>
      <w:r>
        <w:t>&lt;dependency&gt;&lt;groupId&gt;com.fifesoft&lt;/groupId&gt;&lt;artifactId&gt;rsyntaxtextarea&lt;/artifactId&gt;&lt;version&gt;2.6.1&lt;/version&gt;&lt;/dependency&gt;</w:t>
      </w:r>
    </w:p>
    <w:p w14:paraId="1336B2D4" w14:textId="3455C4F6" w:rsidR="00FF0F73" w:rsidRDefault="00FF0F73" w:rsidP="00E70A35">
      <w:pPr>
        <w:pStyle w:val="Odsekzoznamu"/>
        <w:numPr>
          <w:ilvl w:val="0"/>
          <w:numId w:val="13"/>
        </w:numPr>
        <w:ind w:left="567" w:hanging="567"/>
      </w:pPr>
      <w:r>
        <w:t>&lt;dependency&gt;&lt;groupId&gt;sk.gbox.swing&lt;/groupId&gt;&lt;artifactId&gt;properties-panel&lt;/artifactId&gt;&lt;version&gt;0.0.2&lt;/version&gt;&lt;/dependency&gt;</w:t>
      </w:r>
    </w:p>
    <w:p w14:paraId="5971E37D" w14:textId="458B4866" w:rsidR="00FF0F73" w:rsidRDefault="00FF0F73" w:rsidP="00E70A35">
      <w:pPr>
        <w:pStyle w:val="Odsekzoznamu"/>
        <w:numPr>
          <w:ilvl w:val="0"/>
          <w:numId w:val="13"/>
        </w:numPr>
        <w:ind w:left="567" w:hanging="567"/>
      </w:pPr>
      <w:r>
        <w:t>&lt;dependency&gt;&lt;groupId&gt;org.dockingframes&lt;/groupId&gt;&lt;artifactId&gt;docking-frames-common&lt;/artifactId&gt;&lt;version&gt;1.1.1&lt;/version&gt;&lt;/dependency&gt;</w:t>
      </w:r>
    </w:p>
    <w:p w14:paraId="0B654DBF" w14:textId="1ABB1BD2" w:rsidR="00E70A35" w:rsidRDefault="00AD5087" w:rsidP="00E70A35">
      <w:pPr>
        <w:pStyle w:val="Odsekzoznamu"/>
        <w:numPr>
          <w:ilvl w:val="0"/>
          <w:numId w:val="13"/>
        </w:numPr>
        <w:ind w:left="567" w:hanging="567"/>
      </w:pPr>
      <w:hyperlink r:id="rId24" w:history="1">
        <w:r w:rsidR="00E70A35" w:rsidRPr="00E70A35">
          <w:t>https://forum.arduino.cc/</w:t>
        </w:r>
      </w:hyperlink>
    </w:p>
    <w:p w14:paraId="738A3D7B" w14:textId="642932A7" w:rsidR="00E70A35" w:rsidRDefault="00AD5087" w:rsidP="00E70A35">
      <w:pPr>
        <w:pStyle w:val="Odsekzoznamu"/>
        <w:numPr>
          <w:ilvl w:val="0"/>
          <w:numId w:val="13"/>
        </w:numPr>
        <w:ind w:left="567" w:hanging="567"/>
      </w:pPr>
      <w:hyperlink r:id="rId25" w:history="1">
        <w:r w:rsidR="00E70A35" w:rsidRPr="00E70A35">
          <w:t>https://www.arduino.cc/en/Products/Compare</w:t>
        </w:r>
      </w:hyperlink>
    </w:p>
    <w:p w14:paraId="4A7E2370" w14:textId="4FA5FFE8" w:rsidR="00E70A35" w:rsidRDefault="00AD5087" w:rsidP="00E70A35">
      <w:pPr>
        <w:pStyle w:val="Odsekzoznamu"/>
        <w:numPr>
          <w:ilvl w:val="0"/>
          <w:numId w:val="13"/>
        </w:numPr>
        <w:ind w:left="567" w:hanging="567"/>
      </w:pPr>
      <w:hyperlink r:id="rId26" w:history="1">
        <w:r w:rsidR="00E70A35" w:rsidRPr="00E70A35">
          <w:t>https://github.com/igormiktor/arduino-EventManager</w:t>
        </w:r>
      </w:hyperlink>
    </w:p>
    <w:p w14:paraId="71036CF6" w14:textId="4762B11C" w:rsidR="00E70A35" w:rsidRDefault="00AD5087" w:rsidP="00E70A35">
      <w:pPr>
        <w:pStyle w:val="Odsekzoznamu"/>
        <w:numPr>
          <w:ilvl w:val="0"/>
          <w:numId w:val="13"/>
        </w:numPr>
        <w:ind w:left="567" w:hanging="567"/>
      </w:pPr>
      <w:hyperlink r:id="rId27" w:anchor="QM" w:history="1">
        <w:r w:rsidR="00E70A35" w:rsidRPr="00E70A35">
          <w:t>http://www.state-machine.com/products/#QM</w:t>
        </w:r>
      </w:hyperlink>
    </w:p>
    <w:p w14:paraId="3DFB975D" w14:textId="36358036" w:rsidR="00E70A35" w:rsidRDefault="00AD5087" w:rsidP="00E70A35">
      <w:pPr>
        <w:pStyle w:val="Odsekzoznamu"/>
        <w:numPr>
          <w:ilvl w:val="0"/>
          <w:numId w:val="13"/>
        </w:numPr>
        <w:ind w:left="567" w:hanging="567"/>
      </w:pPr>
      <w:hyperlink r:id="rId28" w:history="1">
        <w:r w:rsidR="00E70A35" w:rsidRPr="00E70A35">
          <w:t>https://mydevices.com/</w:t>
        </w:r>
      </w:hyperlink>
    </w:p>
    <w:p w14:paraId="154643D5" w14:textId="77777777" w:rsidR="00E70A35" w:rsidRPr="007B0182" w:rsidRDefault="00E70A35" w:rsidP="00E70A35">
      <w:pPr>
        <w:pStyle w:val="Odsekzoznamu"/>
        <w:ind w:left="1429" w:firstLine="0"/>
      </w:pPr>
    </w:p>
    <w:p w14:paraId="519A58D6" w14:textId="77777777" w:rsidR="00AA2D2F" w:rsidRPr="007B0182" w:rsidRDefault="00AA2D2F">
      <w:pPr>
        <w:spacing w:line="259" w:lineRule="auto"/>
        <w:ind w:firstLine="0"/>
        <w:jc w:val="left"/>
      </w:pPr>
      <w:r w:rsidRPr="007B0182">
        <w:br w:type="page"/>
      </w:r>
    </w:p>
    <w:p w14:paraId="294EE7A1" w14:textId="77777777" w:rsidR="00AA2D2F" w:rsidRPr="007B0182" w:rsidRDefault="00AA2D2F" w:rsidP="00AA2D2F">
      <w:pPr>
        <w:pStyle w:val="Nadpis1"/>
        <w:numPr>
          <w:ilvl w:val="0"/>
          <w:numId w:val="0"/>
        </w:numPr>
      </w:pPr>
      <w:bookmarkStart w:id="135" w:name="_Toc503868229"/>
      <w:r w:rsidRPr="007B0182">
        <w:lastRenderedPageBreak/>
        <w:t xml:space="preserve">Príloha č. 1 – </w:t>
      </w:r>
      <w:r w:rsidR="00A14A3E" w:rsidRPr="007B0182">
        <w:t>Demo projekt</w:t>
      </w:r>
      <w:bookmarkEnd w:id="135"/>
    </w:p>
    <w:p w14:paraId="5318D5D1" w14:textId="77777777" w:rsidR="006C14CF" w:rsidRPr="007B0182" w:rsidRDefault="006C14CF" w:rsidP="006C14CF">
      <w:r w:rsidRPr="007B0182">
        <w:t>Motivačným príkladom tejto práce je zariadenie zložená z tlačidla a </w:t>
      </w:r>
      <w:proofErr w:type="spellStart"/>
      <w:r w:rsidRPr="007B0182">
        <w:t>led</w:t>
      </w:r>
      <w:proofErr w:type="spellEnd"/>
      <w:r w:rsidRPr="007B0182">
        <w:t xml:space="preserve"> diódy. </w:t>
      </w:r>
      <w:proofErr w:type="spellStart"/>
      <w:r w:rsidRPr="007B0182">
        <w:t>Led</w:t>
      </w:r>
      <w:proofErr w:type="spellEnd"/>
      <w:r w:rsidRPr="007B0182">
        <w:t xml:space="preserve"> dióda má 1 sekundu svietiť a následne na 1 sekundu zhasnúť. Tlačidlo simuluje </w:t>
      </w:r>
      <w:proofErr w:type="spellStart"/>
      <w:r w:rsidRPr="007B0182">
        <w:t>play</w:t>
      </w:r>
      <w:proofErr w:type="spellEnd"/>
      <w:r w:rsidRPr="007B0182">
        <w:t>/</w:t>
      </w:r>
      <w:proofErr w:type="spellStart"/>
      <w:r w:rsidRPr="007B0182">
        <w:t>pause</w:t>
      </w:r>
      <w:proofErr w:type="spellEnd"/>
      <w:r w:rsidRPr="007B0182">
        <w:t xml:space="preserve"> tlačidlo, na pozastavenie blikania </w:t>
      </w:r>
      <w:proofErr w:type="spellStart"/>
      <w:r w:rsidRPr="007B0182">
        <w:t>led</w:t>
      </w:r>
      <w:proofErr w:type="spellEnd"/>
      <w:r w:rsidRPr="007B0182">
        <w:t xml:space="preserve"> diódy. Nasledujúce súbory ukazujú implementáciu tohto príkladu v riešení navrhnutom touto prácou.</w:t>
      </w:r>
    </w:p>
    <w:p w14:paraId="7ACF93F4" w14:textId="77777777" w:rsidR="00DB00C4" w:rsidRPr="007B0182" w:rsidRDefault="00DB00C4" w:rsidP="006C14CF">
      <w:r w:rsidRPr="007B0182">
        <w:t xml:space="preserve">Nech priečinok </w:t>
      </w:r>
      <w:proofErr w:type="spellStart"/>
      <w:r w:rsidRPr="007B0182">
        <w:t>Blink</w:t>
      </w:r>
      <w:proofErr w:type="spellEnd"/>
      <w:r w:rsidRPr="007B0182">
        <w:t xml:space="preserve"> obsahuje nasledujúce súbory Blink.xml a </w:t>
      </w:r>
      <w:proofErr w:type="spellStart"/>
      <w:r w:rsidRPr="007B0182">
        <w:t>Blink.ino</w:t>
      </w:r>
      <w:proofErr w:type="spellEnd"/>
      <w:r w:rsidRPr="007B0182">
        <w:t>.</w:t>
      </w:r>
    </w:p>
    <w:p w14:paraId="086C0077" w14:textId="77777777" w:rsidR="00DB00C4" w:rsidRPr="007B0182" w:rsidRDefault="00DB00C4" w:rsidP="00DB00C4">
      <w:pPr>
        <w:pStyle w:val="Zdrojovkd"/>
      </w:pPr>
      <w:r w:rsidRPr="007B0182">
        <w:t>&lt;?</w:t>
      </w:r>
      <w:proofErr w:type="spellStart"/>
      <w:r w:rsidRPr="007B0182">
        <w:t>xml</w:t>
      </w:r>
      <w:proofErr w:type="spellEnd"/>
      <w:r w:rsidRPr="007B0182">
        <w:t xml:space="preserve"> </w:t>
      </w:r>
      <w:proofErr w:type="spellStart"/>
      <w:r w:rsidRPr="007B0182">
        <w:t>version</w:t>
      </w:r>
      <w:proofErr w:type="spellEnd"/>
      <w:r w:rsidRPr="007B0182">
        <w:t xml:space="preserve">="1.0" </w:t>
      </w:r>
      <w:proofErr w:type="spellStart"/>
      <w:r w:rsidRPr="007B0182">
        <w:t>encoding</w:t>
      </w:r>
      <w:proofErr w:type="spellEnd"/>
      <w:r w:rsidRPr="007B0182">
        <w:t xml:space="preserve">="UTF-8" </w:t>
      </w:r>
      <w:proofErr w:type="spellStart"/>
      <w:r w:rsidRPr="007B0182">
        <w:t>standalone</w:t>
      </w:r>
      <w:proofErr w:type="spellEnd"/>
      <w:r w:rsidRPr="007B0182">
        <w:t>="no"?&gt;</w:t>
      </w:r>
    </w:p>
    <w:p w14:paraId="325A7C6B" w14:textId="77777777" w:rsidR="00DB00C4" w:rsidRPr="007B0182" w:rsidRDefault="00DB00C4" w:rsidP="00DB00C4">
      <w:pPr>
        <w:pStyle w:val="Zdrojovkd"/>
      </w:pPr>
      <w:r w:rsidRPr="007B0182">
        <w:t>&lt;</w:t>
      </w:r>
      <w:proofErr w:type="spellStart"/>
      <w:r w:rsidRPr="007B0182">
        <w:t>project</w:t>
      </w:r>
      <w:proofErr w:type="spellEnd"/>
      <w:r w:rsidRPr="007B0182">
        <w:t xml:space="preserve"> </w:t>
      </w:r>
      <w:proofErr w:type="spellStart"/>
      <w:r w:rsidRPr="007B0182">
        <w:t>platform</w:t>
      </w:r>
      <w:proofErr w:type="spellEnd"/>
      <w:r w:rsidRPr="007B0182">
        <w:t>="</w:t>
      </w:r>
      <w:proofErr w:type="spellStart"/>
      <w:r w:rsidRPr="007B0182">
        <w:t>ArduinoUno</w:t>
      </w:r>
      <w:proofErr w:type="spellEnd"/>
      <w:r w:rsidRPr="007B0182">
        <w:t>"&gt;</w:t>
      </w:r>
    </w:p>
    <w:p w14:paraId="5463EEA2" w14:textId="77777777" w:rsidR="00DB00C4" w:rsidRPr="007B0182" w:rsidRDefault="00DB00C4" w:rsidP="00DB00C4">
      <w:pPr>
        <w:pStyle w:val="Zdrojovkd"/>
      </w:pPr>
      <w:r w:rsidRPr="007B0182">
        <w:t xml:space="preserve">  &lt;</w:t>
      </w:r>
      <w:proofErr w:type="spellStart"/>
      <w:r w:rsidRPr="007B0182">
        <w:t>components</w:t>
      </w:r>
      <w:proofErr w:type="spellEnd"/>
      <w:r w:rsidRPr="007B0182">
        <w:t>&gt;</w:t>
      </w:r>
    </w:p>
    <w:p w14:paraId="18C6ADEC"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190AEDE2" w14:textId="77777777" w:rsidR="00DB00C4" w:rsidRPr="007B0182" w:rsidRDefault="00DB00C4" w:rsidP="00DB00C4">
      <w:pPr>
        <w:pStyle w:val="Zdrojovkd"/>
      </w:pPr>
      <w:r w:rsidRPr="007B0182">
        <w:t xml:space="preserve">      &lt;</w:t>
      </w:r>
      <w:proofErr w:type="spellStart"/>
      <w:r w:rsidRPr="007B0182">
        <w:t>name</w:t>
      </w:r>
      <w:proofErr w:type="spellEnd"/>
      <w:r w:rsidRPr="007B0182">
        <w:t>&gt;</w:t>
      </w:r>
      <w:proofErr w:type="spellStart"/>
      <w:r w:rsidRPr="007B0182">
        <w:t>blinkTimer</w:t>
      </w:r>
      <w:proofErr w:type="spellEnd"/>
      <w:r w:rsidRPr="007B0182">
        <w:t>&lt;/</w:t>
      </w:r>
      <w:proofErr w:type="spellStart"/>
      <w:r w:rsidRPr="007B0182">
        <w:t>name</w:t>
      </w:r>
      <w:proofErr w:type="spellEnd"/>
      <w:r w:rsidRPr="007B0182">
        <w:t>&gt;</w:t>
      </w:r>
    </w:p>
    <w:p w14:paraId="5354C4F4" w14:textId="77777777" w:rsidR="00DB00C4" w:rsidRPr="007B0182" w:rsidRDefault="00DB00C4" w:rsidP="00DB00C4">
      <w:pPr>
        <w:pStyle w:val="Zdrojovkd"/>
      </w:pPr>
      <w:r w:rsidRPr="007B0182">
        <w:t xml:space="preserve">      &lt;type&gt;</w:t>
      </w:r>
      <w:proofErr w:type="spellStart"/>
      <w:r w:rsidRPr="007B0182">
        <w:t>acp.common.timer</w:t>
      </w:r>
      <w:proofErr w:type="spellEnd"/>
      <w:r w:rsidRPr="007B0182">
        <w:t>&lt;/type&gt;</w:t>
      </w:r>
    </w:p>
    <w:p w14:paraId="761493E9"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0E7B5898"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Enabled</w:t>
      </w:r>
      <w:proofErr w:type="spellEnd"/>
      <w:r w:rsidRPr="007B0182">
        <w:t>"&gt;</w:t>
      </w:r>
      <w:proofErr w:type="spellStart"/>
      <w:r w:rsidRPr="007B0182">
        <w:t>true</w:t>
      </w:r>
      <w:proofErr w:type="spellEnd"/>
      <w:r w:rsidRPr="007B0182">
        <w:t>&lt;/</w:t>
      </w:r>
      <w:proofErr w:type="spellStart"/>
      <w:r w:rsidRPr="007B0182">
        <w:t>property</w:t>
      </w:r>
      <w:proofErr w:type="spellEnd"/>
      <w:r w:rsidRPr="007B0182">
        <w:t>&gt;</w:t>
      </w:r>
    </w:p>
    <w:p w14:paraId="2D0277F1"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="Interval"&gt;1000&lt;/</w:t>
      </w:r>
      <w:proofErr w:type="spellStart"/>
      <w:r w:rsidRPr="007B0182">
        <w:t>property</w:t>
      </w:r>
      <w:proofErr w:type="spellEnd"/>
      <w:r w:rsidRPr="007B0182">
        <w:t>&gt;</w:t>
      </w:r>
    </w:p>
    <w:p w14:paraId="52C01F48"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2F7CF8FB" w14:textId="77777777" w:rsidR="00DB00C4" w:rsidRPr="007B0182" w:rsidRDefault="00DB00C4" w:rsidP="00DB00C4">
      <w:pPr>
        <w:pStyle w:val="Zdrojovkd"/>
      </w:pPr>
      <w:r w:rsidRPr="007B0182">
        <w:t xml:space="preserve">      &lt;</w:t>
      </w:r>
      <w:proofErr w:type="spellStart"/>
      <w:r w:rsidRPr="007B0182">
        <w:t>events</w:t>
      </w:r>
      <w:proofErr w:type="spellEnd"/>
      <w:r w:rsidRPr="007B0182">
        <w:t>&gt;</w:t>
      </w:r>
    </w:p>
    <w:p w14:paraId="68687745" w14:textId="77777777" w:rsidR="00DB00C4" w:rsidRPr="007B0182" w:rsidRDefault="00DB00C4" w:rsidP="00DB00C4">
      <w:pPr>
        <w:pStyle w:val="Zdrojovkd"/>
      </w:pPr>
      <w:r w:rsidRPr="007B0182">
        <w:t xml:space="preserve">        &lt;</w:t>
      </w:r>
      <w:proofErr w:type="spellStart"/>
      <w:r w:rsidRPr="007B0182">
        <w:t>event</w:t>
      </w:r>
      <w:proofErr w:type="spellEnd"/>
      <w:r w:rsidRPr="007B0182">
        <w:t xml:space="preserve"> </w:t>
      </w:r>
      <w:proofErr w:type="spellStart"/>
      <w:r w:rsidRPr="007B0182">
        <w:t>name</w:t>
      </w:r>
      <w:proofErr w:type="spellEnd"/>
      <w:r w:rsidRPr="007B0182">
        <w:t>="</w:t>
      </w:r>
      <w:proofErr w:type="spellStart"/>
      <w:r w:rsidRPr="007B0182">
        <w:t>OnTick</w:t>
      </w:r>
      <w:proofErr w:type="spellEnd"/>
      <w:r w:rsidRPr="007B0182">
        <w:t>"&gt;</w:t>
      </w:r>
      <w:proofErr w:type="spellStart"/>
      <w:r w:rsidRPr="007B0182">
        <w:t>onBlink</w:t>
      </w:r>
      <w:proofErr w:type="spellEnd"/>
      <w:r w:rsidRPr="007B0182">
        <w:t>&lt;/</w:t>
      </w:r>
      <w:proofErr w:type="spellStart"/>
      <w:r w:rsidRPr="007B0182">
        <w:t>event</w:t>
      </w:r>
      <w:proofErr w:type="spellEnd"/>
      <w:r w:rsidRPr="007B0182">
        <w:t>&gt;</w:t>
      </w:r>
    </w:p>
    <w:p w14:paraId="0AB473DA" w14:textId="77777777" w:rsidR="00DB00C4" w:rsidRPr="007B0182" w:rsidRDefault="00DB00C4" w:rsidP="00DB00C4">
      <w:pPr>
        <w:pStyle w:val="Zdrojovkd"/>
      </w:pPr>
      <w:r w:rsidRPr="007B0182">
        <w:t xml:space="preserve">      &lt;/</w:t>
      </w:r>
      <w:proofErr w:type="spellStart"/>
      <w:r w:rsidRPr="007B0182">
        <w:t>events</w:t>
      </w:r>
      <w:proofErr w:type="spellEnd"/>
      <w:r w:rsidRPr="007B0182">
        <w:t>&gt;</w:t>
      </w:r>
    </w:p>
    <w:p w14:paraId="47CD273F"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24676671"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2DD1CCA0" w14:textId="77777777" w:rsidR="00DB00C4" w:rsidRPr="007B0182" w:rsidRDefault="00DB00C4" w:rsidP="00DB00C4">
      <w:pPr>
        <w:pStyle w:val="Zdrojovkd"/>
      </w:pPr>
      <w:r w:rsidRPr="007B0182">
        <w:t xml:space="preserve">      &lt;</w:t>
      </w:r>
      <w:proofErr w:type="spellStart"/>
      <w:r w:rsidRPr="007B0182">
        <w:t>name</w:t>
      </w:r>
      <w:proofErr w:type="spellEnd"/>
      <w:r w:rsidRPr="007B0182">
        <w:t>&gt;</w:t>
      </w:r>
      <w:proofErr w:type="spellStart"/>
      <w:r w:rsidRPr="007B0182">
        <w:t>led</w:t>
      </w:r>
      <w:proofErr w:type="spellEnd"/>
      <w:r w:rsidRPr="007B0182">
        <w:t>&lt;/</w:t>
      </w:r>
      <w:proofErr w:type="spellStart"/>
      <w:r w:rsidRPr="007B0182">
        <w:t>name</w:t>
      </w:r>
      <w:proofErr w:type="spellEnd"/>
      <w:r w:rsidRPr="007B0182">
        <w:t>&gt;</w:t>
      </w:r>
    </w:p>
    <w:p w14:paraId="64A3EC37" w14:textId="77777777" w:rsidR="00DB00C4" w:rsidRPr="007B0182" w:rsidRDefault="00DB00C4" w:rsidP="00DB00C4">
      <w:pPr>
        <w:pStyle w:val="Zdrojovkd"/>
      </w:pPr>
      <w:r w:rsidRPr="007B0182">
        <w:t xml:space="preserve">      &lt;type&gt;</w:t>
      </w:r>
      <w:proofErr w:type="spellStart"/>
      <w:r w:rsidRPr="007B0182">
        <w:t>acp.common.switch</w:t>
      </w:r>
      <w:proofErr w:type="spellEnd"/>
      <w:r w:rsidRPr="007B0182">
        <w:t>&lt;/type&gt;</w:t>
      </w:r>
    </w:p>
    <w:p w14:paraId="7FA9EEDD"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353DA246"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Pin</w:t>
      </w:r>
      <w:proofErr w:type="spellEnd"/>
      <w:r w:rsidRPr="007B0182">
        <w:t>"&gt;13&lt;/</w:t>
      </w:r>
      <w:proofErr w:type="spellStart"/>
      <w:r w:rsidRPr="007B0182">
        <w:t>property</w:t>
      </w:r>
      <w:proofErr w:type="spellEnd"/>
      <w:r w:rsidRPr="007B0182">
        <w:t>&gt;</w:t>
      </w:r>
    </w:p>
    <w:p w14:paraId="1887395D"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InitialState</w:t>
      </w:r>
      <w:proofErr w:type="spellEnd"/>
      <w:r w:rsidRPr="007B0182">
        <w:t>"&gt;</w:t>
      </w:r>
      <w:proofErr w:type="spellStart"/>
      <w:r w:rsidRPr="007B0182">
        <w:t>true</w:t>
      </w:r>
      <w:proofErr w:type="spellEnd"/>
      <w:r w:rsidRPr="007B0182">
        <w:t>&lt;/</w:t>
      </w:r>
      <w:proofErr w:type="spellStart"/>
      <w:r w:rsidRPr="007B0182">
        <w:t>property</w:t>
      </w:r>
      <w:proofErr w:type="spellEnd"/>
      <w:r w:rsidRPr="007B0182">
        <w:t>&gt;</w:t>
      </w:r>
    </w:p>
    <w:p w14:paraId="16B067C6"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0889D93F"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2B5FEFD9"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1A8126E2" w14:textId="77777777" w:rsidR="00DB00C4" w:rsidRPr="007B0182" w:rsidRDefault="00DB00C4" w:rsidP="00DB00C4">
      <w:pPr>
        <w:pStyle w:val="Zdrojovkd"/>
      </w:pPr>
      <w:r w:rsidRPr="007B0182">
        <w:t xml:space="preserve">      &lt;</w:t>
      </w:r>
      <w:proofErr w:type="spellStart"/>
      <w:r w:rsidRPr="007B0182">
        <w:t>name</w:t>
      </w:r>
      <w:proofErr w:type="spellEnd"/>
      <w:r w:rsidRPr="007B0182">
        <w:t>&gt;</w:t>
      </w:r>
      <w:proofErr w:type="spellStart"/>
      <w:r w:rsidRPr="007B0182">
        <w:t>button</w:t>
      </w:r>
      <w:proofErr w:type="spellEnd"/>
      <w:r w:rsidRPr="007B0182">
        <w:t>&lt;/</w:t>
      </w:r>
      <w:proofErr w:type="spellStart"/>
      <w:r w:rsidRPr="007B0182">
        <w:t>name</w:t>
      </w:r>
      <w:proofErr w:type="spellEnd"/>
      <w:r w:rsidRPr="007B0182">
        <w:t>&gt;</w:t>
      </w:r>
    </w:p>
    <w:p w14:paraId="67BD77C7" w14:textId="77777777" w:rsidR="00DB00C4" w:rsidRPr="007B0182" w:rsidRDefault="00DB00C4" w:rsidP="00DB00C4">
      <w:pPr>
        <w:pStyle w:val="Zdrojovkd"/>
      </w:pPr>
      <w:r w:rsidRPr="007B0182">
        <w:t xml:space="preserve">      &lt;type&gt;</w:t>
      </w:r>
      <w:proofErr w:type="spellStart"/>
      <w:r w:rsidRPr="007B0182">
        <w:t>acp.common.digital_input_pin</w:t>
      </w:r>
      <w:proofErr w:type="spellEnd"/>
      <w:r w:rsidRPr="007B0182">
        <w:t>&lt;/type&gt;</w:t>
      </w:r>
    </w:p>
    <w:p w14:paraId="6AA8F8AA"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6F5876C2"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ReadInterval</w:t>
      </w:r>
      <w:proofErr w:type="spellEnd"/>
      <w:r w:rsidRPr="007B0182">
        <w:t>"&gt;30&lt;/</w:t>
      </w:r>
      <w:proofErr w:type="spellStart"/>
      <w:r w:rsidRPr="007B0182">
        <w:t>property</w:t>
      </w:r>
      <w:proofErr w:type="spellEnd"/>
      <w:r w:rsidRPr="007B0182">
        <w:t>&gt;</w:t>
      </w:r>
    </w:p>
    <w:p w14:paraId="2FD0EAFC"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ReportOnState</w:t>
      </w:r>
      <w:proofErr w:type="spellEnd"/>
      <w:r w:rsidRPr="007B0182">
        <w:t>"&gt;</w:t>
      </w:r>
      <w:proofErr w:type="spellStart"/>
      <w:r w:rsidRPr="007B0182">
        <w:t>false</w:t>
      </w:r>
      <w:proofErr w:type="spellEnd"/>
      <w:r w:rsidRPr="007B0182">
        <w:t>&lt;/</w:t>
      </w:r>
      <w:proofErr w:type="spellStart"/>
      <w:r w:rsidRPr="007B0182">
        <w:t>property</w:t>
      </w:r>
      <w:proofErr w:type="spellEnd"/>
      <w:r w:rsidRPr="007B0182">
        <w:t>&gt;</w:t>
      </w:r>
    </w:p>
    <w:p w14:paraId="7CD39EC8"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Pin</w:t>
      </w:r>
      <w:proofErr w:type="spellEnd"/>
      <w:r w:rsidRPr="007B0182">
        <w:t>"&gt;2&lt;/</w:t>
      </w:r>
      <w:proofErr w:type="spellStart"/>
      <w:r w:rsidRPr="007B0182">
        <w:t>property</w:t>
      </w:r>
      <w:proofErr w:type="spellEnd"/>
      <w:r w:rsidRPr="007B0182">
        <w:t>&gt;</w:t>
      </w:r>
    </w:p>
    <w:p w14:paraId="5D7F6BAB"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ReportCyclesCount</w:t>
      </w:r>
      <w:proofErr w:type="spellEnd"/>
      <w:r w:rsidRPr="007B0182">
        <w:t>"&gt;33&lt;/</w:t>
      </w:r>
      <w:proofErr w:type="spellStart"/>
      <w:r w:rsidRPr="007B0182">
        <w:t>property</w:t>
      </w:r>
      <w:proofErr w:type="spellEnd"/>
      <w:r w:rsidRPr="007B0182">
        <w:t>&gt;</w:t>
      </w:r>
    </w:p>
    <w:p w14:paraId="7C5279A0" w14:textId="77777777" w:rsidR="00DB00C4" w:rsidRPr="007B0182" w:rsidRDefault="00DB00C4" w:rsidP="00DB00C4">
      <w:pPr>
        <w:pStyle w:val="Zdrojovkd"/>
      </w:pPr>
      <w:r w:rsidRPr="007B0182">
        <w:t xml:space="preserve">        &lt;</w:t>
      </w:r>
      <w:proofErr w:type="spellStart"/>
      <w:r w:rsidRPr="007B0182">
        <w:t>property</w:t>
      </w:r>
      <w:proofErr w:type="spellEnd"/>
      <w:r w:rsidRPr="007B0182">
        <w:t xml:space="preserve"> </w:t>
      </w:r>
      <w:proofErr w:type="spellStart"/>
      <w:r w:rsidRPr="007B0182">
        <w:t>name</w:t>
      </w:r>
      <w:proofErr w:type="spellEnd"/>
      <w:r w:rsidRPr="007B0182">
        <w:t>="</w:t>
      </w:r>
      <w:proofErr w:type="spellStart"/>
      <w:r w:rsidRPr="007B0182">
        <w:t>PullupResistor</w:t>
      </w:r>
      <w:proofErr w:type="spellEnd"/>
      <w:r w:rsidRPr="007B0182">
        <w:t>"&gt;</w:t>
      </w:r>
      <w:proofErr w:type="spellStart"/>
      <w:r w:rsidRPr="007B0182">
        <w:t>true</w:t>
      </w:r>
      <w:proofErr w:type="spellEnd"/>
      <w:r w:rsidRPr="007B0182">
        <w:t>&lt;/</w:t>
      </w:r>
      <w:proofErr w:type="spellStart"/>
      <w:r w:rsidRPr="007B0182">
        <w:t>property</w:t>
      </w:r>
      <w:proofErr w:type="spellEnd"/>
      <w:r w:rsidRPr="007B0182">
        <w:t>&gt;</w:t>
      </w:r>
    </w:p>
    <w:p w14:paraId="0310EEA8" w14:textId="77777777" w:rsidR="00DB00C4" w:rsidRPr="007B0182" w:rsidRDefault="00DB00C4" w:rsidP="00DB00C4">
      <w:pPr>
        <w:pStyle w:val="Zdrojovkd"/>
      </w:pPr>
      <w:r w:rsidRPr="007B0182">
        <w:t xml:space="preserve">      &lt;/</w:t>
      </w:r>
      <w:proofErr w:type="spellStart"/>
      <w:r w:rsidRPr="007B0182">
        <w:t>properties</w:t>
      </w:r>
      <w:proofErr w:type="spellEnd"/>
      <w:r w:rsidRPr="007B0182">
        <w:t>&gt;</w:t>
      </w:r>
    </w:p>
    <w:p w14:paraId="3BA05C80" w14:textId="77777777" w:rsidR="00DB00C4" w:rsidRPr="007B0182" w:rsidRDefault="00DB00C4" w:rsidP="00DB00C4">
      <w:pPr>
        <w:pStyle w:val="Zdrojovkd"/>
      </w:pPr>
      <w:r w:rsidRPr="007B0182">
        <w:t xml:space="preserve">      &lt;</w:t>
      </w:r>
      <w:proofErr w:type="spellStart"/>
      <w:r w:rsidRPr="007B0182">
        <w:t>events</w:t>
      </w:r>
      <w:proofErr w:type="spellEnd"/>
      <w:r w:rsidRPr="007B0182">
        <w:t>&gt;</w:t>
      </w:r>
    </w:p>
    <w:p w14:paraId="1209808F" w14:textId="77777777" w:rsidR="00DB00C4" w:rsidRPr="007B0182" w:rsidRDefault="00DB00C4" w:rsidP="00DB00C4">
      <w:pPr>
        <w:pStyle w:val="Zdrojovkd"/>
      </w:pPr>
      <w:r w:rsidRPr="007B0182">
        <w:t xml:space="preserve">        &lt;</w:t>
      </w:r>
      <w:proofErr w:type="spellStart"/>
      <w:r w:rsidRPr="007B0182">
        <w:t>event</w:t>
      </w:r>
      <w:proofErr w:type="spellEnd"/>
      <w:r w:rsidRPr="007B0182">
        <w:t xml:space="preserve"> </w:t>
      </w:r>
      <w:proofErr w:type="spellStart"/>
      <w:r w:rsidRPr="007B0182">
        <w:t>name</w:t>
      </w:r>
      <w:proofErr w:type="spellEnd"/>
      <w:r w:rsidRPr="007B0182">
        <w:t>="</w:t>
      </w:r>
      <w:proofErr w:type="spellStart"/>
      <w:r w:rsidRPr="007B0182">
        <w:t>OnStateChanged</w:t>
      </w:r>
      <w:proofErr w:type="spellEnd"/>
      <w:r w:rsidRPr="007B0182">
        <w:t>"&gt;</w:t>
      </w:r>
      <w:proofErr w:type="spellStart"/>
      <w:r w:rsidRPr="007B0182">
        <w:t>buttonClicked</w:t>
      </w:r>
      <w:proofErr w:type="spellEnd"/>
      <w:r w:rsidRPr="007B0182">
        <w:t>&lt;/</w:t>
      </w:r>
      <w:proofErr w:type="spellStart"/>
      <w:r w:rsidRPr="007B0182">
        <w:t>event</w:t>
      </w:r>
      <w:proofErr w:type="spellEnd"/>
      <w:r w:rsidRPr="007B0182">
        <w:t>&gt;</w:t>
      </w:r>
    </w:p>
    <w:p w14:paraId="1195A134" w14:textId="77777777" w:rsidR="00DB00C4" w:rsidRPr="007B0182" w:rsidRDefault="00DB00C4" w:rsidP="00DB00C4">
      <w:pPr>
        <w:pStyle w:val="Zdrojovkd"/>
      </w:pPr>
      <w:r w:rsidRPr="007B0182">
        <w:t xml:space="preserve">      &lt;/</w:t>
      </w:r>
      <w:proofErr w:type="spellStart"/>
      <w:r w:rsidRPr="007B0182">
        <w:t>events</w:t>
      </w:r>
      <w:proofErr w:type="spellEnd"/>
      <w:r w:rsidRPr="007B0182">
        <w:t>&gt;</w:t>
      </w:r>
    </w:p>
    <w:p w14:paraId="345604A9" w14:textId="77777777" w:rsidR="00DB00C4" w:rsidRPr="007B0182" w:rsidRDefault="00DB00C4" w:rsidP="00DB00C4">
      <w:pPr>
        <w:pStyle w:val="Zdrojovkd"/>
      </w:pPr>
      <w:r w:rsidRPr="007B0182">
        <w:t xml:space="preserve">    &lt;/</w:t>
      </w:r>
      <w:proofErr w:type="spellStart"/>
      <w:r w:rsidRPr="007B0182">
        <w:t>component</w:t>
      </w:r>
      <w:proofErr w:type="spellEnd"/>
      <w:r w:rsidRPr="007B0182">
        <w:t>&gt;</w:t>
      </w:r>
    </w:p>
    <w:p w14:paraId="62FD86C8" w14:textId="77777777" w:rsidR="00DB00C4" w:rsidRPr="007B0182" w:rsidRDefault="00DB00C4" w:rsidP="00DB00C4">
      <w:pPr>
        <w:pStyle w:val="Zdrojovkd"/>
      </w:pPr>
      <w:r w:rsidRPr="007B0182">
        <w:t xml:space="preserve">  &lt;/</w:t>
      </w:r>
      <w:proofErr w:type="spellStart"/>
      <w:r w:rsidRPr="007B0182">
        <w:t>components</w:t>
      </w:r>
      <w:proofErr w:type="spellEnd"/>
      <w:r w:rsidRPr="007B0182">
        <w:t>&gt;</w:t>
      </w:r>
    </w:p>
    <w:p w14:paraId="33289A1F" w14:textId="77777777" w:rsidR="00DB00C4" w:rsidRPr="007B0182" w:rsidRDefault="00DB00C4" w:rsidP="00DB00C4">
      <w:pPr>
        <w:pStyle w:val="Zdrojovkd"/>
      </w:pPr>
      <w:r w:rsidRPr="007B0182">
        <w:t>&lt;/</w:t>
      </w:r>
      <w:proofErr w:type="spellStart"/>
      <w:r w:rsidRPr="007B0182">
        <w:t>project</w:t>
      </w:r>
      <w:proofErr w:type="spellEnd"/>
      <w:r w:rsidRPr="007B0182">
        <w:t>&gt;</w:t>
      </w:r>
    </w:p>
    <w:p w14:paraId="37AD6D94" w14:textId="77777777" w:rsidR="0056516B" w:rsidRPr="007B0182" w:rsidRDefault="00AA2D2F" w:rsidP="009D5ADF">
      <w:pPr>
        <w:pStyle w:val="Obrzok"/>
      </w:pPr>
      <w:r w:rsidRPr="007B0182">
        <w:t xml:space="preserve">Zdrojový kód – </w:t>
      </w:r>
      <w:r w:rsidR="00DB00C4" w:rsidRPr="007B0182">
        <w:t>Blink</w:t>
      </w:r>
      <w:r w:rsidRPr="007B0182">
        <w:t>.xml</w:t>
      </w:r>
      <w:r w:rsidR="0056516B" w:rsidRPr="007B0182">
        <w:br w:type="page"/>
      </w:r>
    </w:p>
    <w:p w14:paraId="1351AA33" w14:textId="60FBCE7A" w:rsidR="006C14CF" w:rsidRPr="007B0182" w:rsidRDefault="006C14CF" w:rsidP="00DB00C4">
      <w:pPr>
        <w:pStyle w:val="Zdrojovkd"/>
      </w:pPr>
      <w:r w:rsidRPr="007B0182">
        <w:lastRenderedPageBreak/>
        <w:t>//--------------------------------------</w:t>
      </w:r>
      <w:r w:rsidR="00AC34AF">
        <w:t>------------------------------</w:t>
      </w:r>
    </w:p>
    <w:p w14:paraId="3EFB1B6D" w14:textId="77777777" w:rsidR="006C14CF" w:rsidRPr="007B0182" w:rsidRDefault="006C14CF" w:rsidP="00DB00C4">
      <w:pPr>
        <w:pStyle w:val="Zdrojovkd"/>
      </w:pPr>
      <w:r w:rsidRPr="007B0182">
        <w:t xml:space="preserve">// </w:t>
      </w:r>
      <w:proofErr w:type="spellStart"/>
      <w:r w:rsidRPr="007B0182">
        <w:t>Includes</w:t>
      </w:r>
      <w:proofErr w:type="spellEnd"/>
      <w:r w:rsidRPr="007B0182">
        <w:t xml:space="preserve"> </w:t>
      </w:r>
      <w:proofErr w:type="spellStart"/>
      <w:r w:rsidRPr="007B0182">
        <w:t>required</w:t>
      </w:r>
      <w:proofErr w:type="spellEnd"/>
      <w:r w:rsidRPr="007B0182">
        <w:t xml:space="preserve"> to </w:t>
      </w:r>
      <w:proofErr w:type="spellStart"/>
      <w:r w:rsidRPr="007B0182">
        <w:t>build</w:t>
      </w:r>
      <w:proofErr w:type="spellEnd"/>
      <w:r w:rsidRPr="007B0182">
        <w:t xml:space="preserve"> </w:t>
      </w:r>
      <w:proofErr w:type="spellStart"/>
      <w:r w:rsidRPr="007B0182">
        <w:t>the</w:t>
      </w:r>
      <w:proofErr w:type="spellEnd"/>
      <w:r w:rsidRPr="007B0182">
        <w:t xml:space="preserve"> </w:t>
      </w:r>
      <w:proofErr w:type="spellStart"/>
      <w:r w:rsidRPr="007B0182">
        <w:t>sketch</w:t>
      </w:r>
      <w:proofErr w:type="spellEnd"/>
      <w:r w:rsidRPr="007B0182">
        <w:t xml:space="preserve"> (</w:t>
      </w:r>
      <w:proofErr w:type="spellStart"/>
      <w:r w:rsidRPr="007B0182">
        <w:t>including</w:t>
      </w:r>
      <w:proofErr w:type="spellEnd"/>
      <w:r w:rsidRPr="007B0182">
        <w:t xml:space="preserve"> </w:t>
      </w:r>
      <w:proofErr w:type="spellStart"/>
      <w:r w:rsidRPr="007B0182">
        <w:t>ext</w:t>
      </w:r>
      <w:proofErr w:type="spellEnd"/>
      <w:r w:rsidRPr="007B0182">
        <w:t xml:space="preserve">. </w:t>
      </w:r>
      <w:proofErr w:type="spellStart"/>
      <w:r w:rsidRPr="007B0182">
        <w:t>dependencies</w:t>
      </w:r>
      <w:proofErr w:type="spellEnd"/>
      <w:r w:rsidRPr="007B0182">
        <w:t>)</w:t>
      </w:r>
    </w:p>
    <w:p w14:paraId="42580794" w14:textId="77777777" w:rsidR="006C14CF" w:rsidRPr="007B0182" w:rsidRDefault="006C14CF" w:rsidP="00DB00C4">
      <w:pPr>
        <w:pStyle w:val="Zdrojovkd"/>
      </w:pPr>
      <w:r w:rsidRPr="007B0182">
        <w:t>#</w:t>
      </w:r>
      <w:proofErr w:type="spellStart"/>
      <w:r w:rsidRPr="007B0182">
        <w:t>include</w:t>
      </w:r>
      <w:proofErr w:type="spellEnd"/>
      <w:r w:rsidRPr="007B0182">
        <w:t xml:space="preserve"> &lt;</w:t>
      </w:r>
      <w:proofErr w:type="spellStart"/>
      <w:r w:rsidRPr="007B0182">
        <w:t>Blink.h</w:t>
      </w:r>
      <w:proofErr w:type="spellEnd"/>
      <w:r w:rsidRPr="007B0182">
        <w:t>&gt;</w:t>
      </w:r>
    </w:p>
    <w:p w14:paraId="46279095" w14:textId="501CDF7D" w:rsidR="006C14CF" w:rsidRPr="007B0182" w:rsidRDefault="006C14CF" w:rsidP="00DB00C4">
      <w:pPr>
        <w:pStyle w:val="Zdrojovkd"/>
      </w:pPr>
      <w:r w:rsidRPr="007B0182">
        <w:t>//--------------------------------------</w:t>
      </w:r>
      <w:r w:rsidR="00AC34AF">
        <w:t>------------------------------</w:t>
      </w:r>
      <w:bookmarkStart w:id="136" w:name="_GoBack"/>
      <w:bookmarkEnd w:id="136"/>
    </w:p>
    <w:p w14:paraId="76E27978" w14:textId="77777777" w:rsidR="006C14CF" w:rsidRPr="007B0182" w:rsidRDefault="006C14CF" w:rsidP="00DB00C4">
      <w:pPr>
        <w:pStyle w:val="Zdrojovkd"/>
      </w:pPr>
    </w:p>
    <w:p w14:paraId="695AEC86" w14:textId="77777777" w:rsidR="006C14CF" w:rsidRPr="007B0182" w:rsidRDefault="006C14CF" w:rsidP="00DB00C4">
      <w:pPr>
        <w:pStyle w:val="Zdrojovkd"/>
      </w:pPr>
      <w:proofErr w:type="spellStart"/>
      <w:r w:rsidRPr="007B0182">
        <w:t>void</w:t>
      </w:r>
      <w:proofErr w:type="spellEnd"/>
      <w:r w:rsidRPr="007B0182">
        <w:t xml:space="preserve"> </w:t>
      </w:r>
      <w:proofErr w:type="spellStart"/>
      <w:r w:rsidRPr="007B0182">
        <w:t>onBlink</w:t>
      </w:r>
      <w:proofErr w:type="spellEnd"/>
      <w:r w:rsidRPr="007B0182">
        <w:t>() {</w:t>
      </w:r>
    </w:p>
    <w:p w14:paraId="6030BB4D" w14:textId="77777777" w:rsidR="006C14CF" w:rsidRPr="007B0182" w:rsidRDefault="006C14CF" w:rsidP="00DB00C4">
      <w:pPr>
        <w:pStyle w:val="Zdrojovkd"/>
      </w:pPr>
      <w:r w:rsidRPr="007B0182">
        <w:tab/>
      </w:r>
      <w:proofErr w:type="spellStart"/>
      <w:r w:rsidRPr="007B0182">
        <w:t>led.revert</w:t>
      </w:r>
      <w:proofErr w:type="spellEnd"/>
      <w:r w:rsidRPr="007B0182">
        <w:t>();</w:t>
      </w:r>
    </w:p>
    <w:p w14:paraId="488E6505" w14:textId="77777777" w:rsidR="006C14CF" w:rsidRPr="007B0182" w:rsidRDefault="006C14CF" w:rsidP="00DB00C4">
      <w:pPr>
        <w:pStyle w:val="Zdrojovkd"/>
      </w:pPr>
      <w:r w:rsidRPr="007B0182">
        <w:t>}</w:t>
      </w:r>
    </w:p>
    <w:p w14:paraId="19C647D0" w14:textId="77777777" w:rsidR="006C14CF" w:rsidRPr="007B0182" w:rsidRDefault="006C14CF" w:rsidP="00DB00C4">
      <w:pPr>
        <w:pStyle w:val="Zdrojovkd"/>
      </w:pPr>
    </w:p>
    <w:p w14:paraId="66BDA59E" w14:textId="77777777" w:rsidR="006C14CF" w:rsidRPr="007B0182" w:rsidRDefault="006C14CF" w:rsidP="00DB00C4">
      <w:pPr>
        <w:pStyle w:val="Zdrojovkd"/>
      </w:pPr>
      <w:proofErr w:type="spellStart"/>
      <w:r w:rsidRPr="007B0182">
        <w:t>void</w:t>
      </w:r>
      <w:proofErr w:type="spellEnd"/>
      <w:r w:rsidRPr="007B0182">
        <w:t xml:space="preserve"> </w:t>
      </w:r>
      <w:proofErr w:type="spellStart"/>
      <w:r w:rsidRPr="007B0182">
        <w:t>buttonClicked</w:t>
      </w:r>
      <w:proofErr w:type="spellEnd"/>
      <w:r w:rsidRPr="007B0182">
        <w:t>() {</w:t>
      </w:r>
    </w:p>
    <w:p w14:paraId="14877AF0" w14:textId="77777777" w:rsidR="006C14CF" w:rsidRPr="007B0182" w:rsidRDefault="006C14CF" w:rsidP="00DB00C4">
      <w:pPr>
        <w:pStyle w:val="Zdrojovkd"/>
      </w:pPr>
      <w:r w:rsidRPr="007B0182">
        <w:tab/>
      </w:r>
      <w:proofErr w:type="spellStart"/>
      <w:r w:rsidRPr="007B0182">
        <w:t>if</w:t>
      </w:r>
      <w:proofErr w:type="spellEnd"/>
      <w:r w:rsidRPr="007B0182">
        <w:t>(</w:t>
      </w:r>
      <w:proofErr w:type="spellStart"/>
      <w:r w:rsidRPr="007B0182">
        <w:t>button.getState</w:t>
      </w:r>
      <w:proofErr w:type="spellEnd"/>
      <w:r w:rsidRPr="007B0182">
        <w:t>() == HIGH) {</w:t>
      </w:r>
    </w:p>
    <w:p w14:paraId="2C84092E" w14:textId="77777777" w:rsidR="006C14CF" w:rsidRPr="007B0182" w:rsidRDefault="006C14CF" w:rsidP="00DB00C4">
      <w:pPr>
        <w:pStyle w:val="Zdrojovkd"/>
      </w:pPr>
      <w:r w:rsidRPr="007B0182">
        <w:tab/>
      </w:r>
      <w:r w:rsidRPr="007B0182">
        <w:tab/>
      </w:r>
      <w:proofErr w:type="spellStart"/>
      <w:r w:rsidRPr="007B0182">
        <w:t>if</w:t>
      </w:r>
      <w:proofErr w:type="spellEnd"/>
      <w:r w:rsidRPr="007B0182">
        <w:t>(</w:t>
      </w:r>
      <w:proofErr w:type="spellStart"/>
      <w:r w:rsidRPr="007B0182">
        <w:t>blinkTimer.isEnabled</w:t>
      </w:r>
      <w:proofErr w:type="spellEnd"/>
      <w:r w:rsidRPr="007B0182">
        <w:t>()) {</w:t>
      </w:r>
    </w:p>
    <w:p w14:paraId="6060E1D5" w14:textId="77777777" w:rsidR="006C14CF" w:rsidRPr="007B0182" w:rsidRDefault="006C14CF" w:rsidP="00DB00C4">
      <w:pPr>
        <w:pStyle w:val="Zdrojovkd"/>
      </w:pPr>
      <w:r w:rsidRPr="007B0182">
        <w:tab/>
      </w:r>
      <w:r w:rsidRPr="007B0182">
        <w:tab/>
      </w:r>
      <w:r w:rsidRPr="007B0182">
        <w:tab/>
        <w:t xml:space="preserve">// </w:t>
      </w:r>
      <w:proofErr w:type="spellStart"/>
      <w:r w:rsidRPr="007B0182">
        <w:t>Pause</w:t>
      </w:r>
      <w:proofErr w:type="spellEnd"/>
    </w:p>
    <w:p w14:paraId="7FC48416" w14:textId="77777777" w:rsidR="006C14CF" w:rsidRPr="007B0182" w:rsidRDefault="006C14CF" w:rsidP="00DB00C4">
      <w:pPr>
        <w:pStyle w:val="Zdrojovkd"/>
      </w:pPr>
      <w:r w:rsidRPr="007B0182">
        <w:tab/>
      </w:r>
      <w:r w:rsidRPr="007B0182">
        <w:tab/>
      </w:r>
      <w:r w:rsidRPr="007B0182">
        <w:tab/>
      </w:r>
      <w:proofErr w:type="spellStart"/>
      <w:r w:rsidRPr="007B0182">
        <w:t>blinkTimer.disable</w:t>
      </w:r>
      <w:proofErr w:type="spellEnd"/>
      <w:r w:rsidRPr="007B0182">
        <w:t>();</w:t>
      </w:r>
    </w:p>
    <w:p w14:paraId="310C4CC9" w14:textId="77777777" w:rsidR="006C14CF" w:rsidRPr="007B0182" w:rsidRDefault="006C14CF" w:rsidP="00DB00C4">
      <w:pPr>
        <w:pStyle w:val="Zdrojovkd"/>
      </w:pPr>
      <w:r w:rsidRPr="007B0182">
        <w:tab/>
      </w:r>
      <w:r w:rsidRPr="007B0182">
        <w:tab/>
        <w:t xml:space="preserve">} </w:t>
      </w:r>
      <w:proofErr w:type="spellStart"/>
      <w:r w:rsidRPr="007B0182">
        <w:t>else</w:t>
      </w:r>
      <w:proofErr w:type="spellEnd"/>
      <w:r w:rsidRPr="007B0182">
        <w:t xml:space="preserve"> {</w:t>
      </w:r>
    </w:p>
    <w:p w14:paraId="3FEA7A2F" w14:textId="77777777" w:rsidR="006C14CF" w:rsidRPr="007B0182" w:rsidRDefault="006C14CF" w:rsidP="00DB00C4">
      <w:pPr>
        <w:pStyle w:val="Zdrojovkd"/>
      </w:pPr>
      <w:r w:rsidRPr="007B0182">
        <w:tab/>
      </w:r>
      <w:r w:rsidRPr="007B0182">
        <w:tab/>
      </w:r>
      <w:r w:rsidRPr="007B0182">
        <w:tab/>
        <w:t xml:space="preserve">// </w:t>
      </w:r>
      <w:proofErr w:type="spellStart"/>
      <w:r w:rsidRPr="007B0182">
        <w:t>Play</w:t>
      </w:r>
      <w:proofErr w:type="spellEnd"/>
    </w:p>
    <w:p w14:paraId="215E3BA3" w14:textId="77777777" w:rsidR="006C14CF" w:rsidRPr="007B0182" w:rsidRDefault="006C14CF" w:rsidP="00DB00C4">
      <w:pPr>
        <w:pStyle w:val="Zdrojovkd"/>
      </w:pPr>
      <w:r w:rsidRPr="007B0182">
        <w:tab/>
      </w:r>
      <w:r w:rsidRPr="007B0182">
        <w:tab/>
      </w:r>
      <w:r w:rsidRPr="007B0182">
        <w:tab/>
      </w:r>
      <w:proofErr w:type="spellStart"/>
      <w:r w:rsidRPr="007B0182">
        <w:t>blinkTimer.enable</w:t>
      </w:r>
      <w:proofErr w:type="spellEnd"/>
      <w:r w:rsidRPr="007B0182">
        <w:t>();</w:t>
      </w:r>
    </w:p>
    <w:p w14:paraId="37229888" w14:textId="77777777" w:rsidR="006C14CF" w:rsidRPr="007B0182" w:rsidRDefault="006C14CF" w:rsidP="00DB00C4">
      <w:pPr>
        <w:pStyle w:val="Zdrojovkd"/>
      </w:pPr>
      <w:r w:rsidRPr="007B0182">
        <w:tab/>
      </w:r>
      <w:r w:rsidRPr="007B0182">
        <w:tab/>
        <w:t>}</w:t>
      </w:r>
    </w:p>
    <w:p w14:paraId="45427BB6" w14:textId="77777777" w:rsidR="006C14CF" w:rsidRPr="007B0182" w:rsidRDefault="006C14CF" w:rsidP="00DB00C4">
      <w:pPr>
        <w:pStyle w:val="Zdrojovkd"/>
      </w:pPr>
      <w:r w:rsidRPr="007B0182">
        <w:tab/>
        <w:t>}</w:t>
      </w:r>
    </w:p>
    <w:p w14:paraId="2290DAF2" w14:textId="77777777" w:rsidR="006C14CF" w:rsidRPr="007B0182" w:rsidRDefault="006C14CF" w:rsidP="00DB00C4">
      <w:pPr>
        <w:pStyle w:val="Zdrojovkd"/>
      </w:pPr>
      <w:r w:rsidRPr="007B0182">
        <w:t>}</w:t>
      </w:r>
    </w:p>
    <w:p w14:paraId="2A2C49FC" w14:textId="77777777" w:rsidR="00AA2D2F" w:rsidRPr="007B0182" w:rsidRDefault="00AA2D2F" w:rsidP="006C14CF">
      <w:pPr>
        <w:pStyle w:val="Obrzok"/>
      </w:pPr>
      <w:r w:rsidRPr="007B0182">
        <w:t xml:space="preserve">Zdrojový kód – </w:t>
      </w:r>
      <w:proofErr w:type="spellStart"/>
      <w:r w:rsidR="00DB00C4" w:rsidRPr="007B0182">
        <w:t>Blink</w:t>
      </w:r>
      <w:r w:rsidRPr="007B0182">
        <w:t>.ino</w:t>
      </w:r>
      <w:proofErr w:type="spellEnd"/>
    </w:p>
    <w:sectPr w:rsidR="00AA2D2F" w:rsidRPr="007B0182" w:rsidSect="009D5ADF">
      <w:pgSz w:w="11906" w:h="16838"/>
      <w:pgMar w:top="1701" w:right="1418" w:bottom="1701"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Fero" w:date="2018-01-14T10:31:00Z" w:initials="F">
    <w:p w14:paraId="4C2949CA" w14:textId="77777777" w:rsidR="00AD5087" w:rsidRPr="00AC5541" w:rsidRDefault="00AD5087">
      <w:pPr>
        <w:pStyle w:val="Textkomentra"/>
      </w:pPr>
      <w:r>
        <w:rPr>
          <w:rStyle w:val="Odkaznakomentr"/>
        </w:rPr>
        <w:annotationRef/>
      </w:r>
      <w:r>
        <w:rPr>
          <w:rStyle w:val="Odkaznakomentr"/>
        </w:rPr>
        <w:t>o</w:t>
      </w:r>
      <w:r>
        <w:t>blasť</w:t>
      </w:r>
    </w:p>
  </w:comment>
  <w:comment w:id="8" w:author="Fero" w:date="2018-01-14T10:32:00Z" w:initials="F">
    <w:p w14:paraId="670099CE" w14:textId="77777777" w:rsidR="00AD5087" w:rsidRPr="00AC5541" w:rsidRDefault="00AD5087">
      <w:pPr>
        <w:pStyle w:val="Textkomentra"/>
        <w:rPr>
          <w:lang w:val="pl-PL"/>
        </w:rPr>
      </w:pPr>
      <w:r>
        <w:rPr>
          <w:rStyle w:val="Odkaznakomentr"/>
        </w:rPr>
        <w:annotationRef/>
      </w:r>
      <w:r>
        <w:t xml:space="preserve">vymenoval by som </w:t>
      </w:r>
      <w:proofErr w:type="spellStart"/>
      <w:r>
        <w:t>viacere</w:t>
      </w:r>
      <w:proofErr w:type="spellEnd"/>
      <w:r>
        <w:t xml:space="preserve">, je inteligentne osvetlenie </w:t>
      </w:r>
      <w:proofErr w:type="spellStart"/>
      <w:r>
        <w:t>nieco</w:t>
      </w:r>
      <w:proofErr w:type="spellEnd"/>
      <w:r>
        <w:t xml:space="preserve"> </w:t>
      </w:r>
      <w:proofErr w:type="spellStart"/>
      <w:r>
        <w:t>specialne</w:t>
      </w:r>
      <w:proofErr w:type="spellEnd"/>
      <w:r>
        <w:t xml:space="preserve">, </w:t>
      </w:r>
      <w:proofErr w:type="spellStart"/>
      <w:r>
        <w:t>ze</w:t>
      </w:r>
      <w:proofErr w:type="spellEnd"/>
      <w:r>
        <w:t xml:space="preserve"> ho </w:t>
      </w:r>
      <w:proofErr w:type="spellStart"/>
      <w:r>
        <w:t>spominas</w:t>
      </w:r>
      <w:proofErr w:type="spellEnd"/>
      <w:r w:rsidRPr="00AC5541">
        <w:rPr>
          <w:lang w:val="pl-PL"/>
        </w:rPr>
        <w:t>?</w:t>
      </w:r>
      <w:r>
        <w:rPr>
          <w:lang w:val="pl-PL"/>
        </w:rPr>
        <w:t xml:space="preserve"> Ak je to jeden z produktov, uviedol by som aj dalsie.</w:t>
      </w:r>
    </w:p>
  </w:comment>
  <w:comment w:id="9" w:author="Fero" w:date="2018-01-14T10:33:00Z" w:initials="F">
    <w:p w14:paraId="1D19625C" w14:textId="77777777" w:rsidR="00AD5087" w:rsidRDefault="00AD5087">
      <w:pPr>
        <w:pStyle w:val="Textkomentra"/>
      </w:pPr>
      <w:r>
        <w:rPr>
          <w:rStyle w:val="Odkaznakomentr"/>
        </w:rPr>
        <w:annotationRef/>
      </w:r>
      <w:r>
        <w:t>Z </w:t>
      </w:r>
      <w:proofErr w:type="spellStart"/>
      <w:r>
        <w:t>hladiska</w:t>
      </w:r>
      <w:proofErr w:type="spellEnd"/>
      <w:r>
        <w:t xml:space="preserve"> </w:t>
      </w:r>
      <w:proofErr w:type="spellStart"/>
      <w:r>
        <w:t>citatelnosti</w:t>
      </w:r>
      <w:proofErr w:type="spellEnd"/>
      <w:r>
        <w:t xml:space="preserve"> je dobre </w:t>
      </w:r>
      <w:proofErr w:type="spellStart"/>
      <w:r>
        <w:t>nazvy</w:t>
      </w:r>
      <w:proofErr w:type="spellEnd"/>
      <w:r>
        <w:t xml:space="preserve"> </w:t>
      </w:r>
      <w:proofErr w:type="spellStart"/>
      <w:r>
        <w:t>vizualne</w:t>
      </w:r>
      <w:proofErr w:type="spellEnd"/>
      <w:r>
        <w:t xml:space="preserve"> </w:t>
      </w:r>
      <w:proofErr w:type="spellStart"/>
      <w:r>
        <w:t>oddelit</w:t>
      </w:r>
      <w:proofErr w:type="spellEnd"/>
      <w:r>
        <w:t xml:space="preserve">. Napr. da sa </w:t>
      </w:r>
      <w:proofErr w:type="spellStart"/>
      <w:r>
        <w:t>pouzit</w:t>
      </w:r>
      <w:proofErr w:type="spellEnd"/>
      <w:r>
        <w:t xml:space="preserve"> </w:t>
      </w:r>
      <w:proofErr w:type="spellStart"/>
      <w:r>
        <w:t>kurziva</w:t>
      </w:r>
      <w:proofErr w:type="spellEnd"/>
      <w:r>
        <w:t xml:space="preserve">. Tato technika sa zvykne </w:t>
      </w:r>
      <w:proofErr w:type="spellStart"/>
      <w:r>
        <w:t>pouzivat</w:t>
      </w:r>
      <w:proofErr w:type="spellEnd"/>
      <w:r>
        <w:t xml:space="preserve"> aj pri prvotnom </w:t>
      </w:r>
      <w:proofErr w:type="spellStart"/>
      <w:r>
        <w:t>definovani</w:t>
      </w:r>
      <w:proofErr w:type="spellEnd"/>
      <w:r>
        <w:t xml:space="preserve"> pojmov.</w:t>
      </w:r>
    </w:p>
  </w:comment>
  <w:comment w:id="14" w:author="Fero" w:date="2018-01-14T10:36:00Z" w:initials="F">
    <w:p w14:paraId="16086C88" w14:textId="77777777" w:rsidR="00AD5087" w:rsidRDefault="00AD5087">
      <w:pPr>
        <w:pStyle w:val="Textkomentra"/>
      </w:pPr>
      <w:r>
        <w:rPr>
          <w:rStyle w:val="Odkaznakomentr"/>
        </w:rPr>
        <w:annotationRef/>
      </w:r>
      <w:r>
        <w:rPr>
          <w:rStyle w:val="Odkaznakomentr"/>
        </w:rPr>
        <w:t>z</w:t>
      </w:r>
      <w:r>
        <w:t xml:space="preserve">ariadenia pri jeho </w:t>
      </w:r>
      <w:proofErr w:type="spellStart"/>
      <w:r>
        <w:t>inicializacii</w:t>
      </w:r>
      <w:proofErr w:type="spellEnd"/>
      <w:r>
        <w:t>?</w:t>
      </w:r>
    </w:p>
  </w:comment>
  <w:comment w:id="28" w:author="Fero" w:date="2018-01-14T10:58:00Z" w:initials="F">
    <w:p w14:paraId="0D1EBA9F" w14:textId="77777777" w:rsidR="00AD5087" w:rsidRDefault="00AD5087">
      <w:pPr>
        <w:pStyle w:val="Textkomentra"/>
      </w:pPr>
      <w:r>
        <w:rPr>
          <w:rStyle w:val="Odkaznakomentr"/>
        </w:rPr>
        <w:annotationRef/>
      </w:r>
      <w:proofErr w:type="spellStart"/>
      <w:r>
        <w:t>Shield</w:t>
      </w:r>
      <w:proofErr w:type="spellEnd"/>
      <w:r>
        <w:t xml:space="preserve"> alebo </w:t>
      </w:r>
      <w:proofErr w:type="spellStart"/>
      <w:r>
        <w:t>stit</w:t>
      </w:r>
      <w:proofErr w:type="spellEnd"/>
      <w:r>
        <w:t xml:space="preserve">? Ja by som </w:t>
      </w:r>
      <w:proofErr w:type="spellStart"/>
      <w:r>
        <w:t>pouzil</w:t>
      </w:r>
      <w:proofErr w:type="spellEnd"/>
      <w:r>
        <w:t xml:space="preserve"> vyraz </w:t>
      </w:r>
      <w:proofErr w:type="spellStart"/>
      <w:r>
        <w:t>shield</w:t>
      </w:r>
      <w:proofErr w:type="spellEnd"/>
      <w:r>
        <w:t xml:space="preserve">, </w:t>
      </w:r>
      <w:proofErr w:type="spellStart"/>
      <w:r>
        <w:t>kazdemu</w:t>
      </w:r>
      <w:proofErr w:type="spellEnd"/>
      <w:r>
        <w:t xml:space="preserve"> bude jasne o </w:t>
      </w:r>
      <w:proofErr w:type="spellStart"/>
      <w:r>
        <w:t>co</w:t>
      </w:r>
      <w:proofErr w:type="spellEnd"/>
      <w:r>
        <w:t xml:space="preserve"> ide. Ak by mi niekto povedal, </w:t>
      </w:r>
      <w:proofErr w:type="spellStart"/>
      <w:r>
        <w:t>ze</w:t>
      </w:r>
      <w:proofErr w:type="spellEnd"/>
      <w:r>
        <w:t xml:space="preserve"> </w:t>
      </w:r>
      <w:proofErr w:type="spellStart"/>
      <w:r>
        <w:t>Arduino</w:t>
      </w:r>
      <w:proofErr w:type="spellEnd"/>
      <w:r>
        <w:t xml:space="preserve"> </w:t>
      </w:r>
      <w:proofErr w:type="spellStart"/>
      <w:r>
        <w:t>stit</w:t>
      </w:r>
      <w:proofErr w:type="spellEnd"/>
      <w:r>
        <w:t xml:space="preserve">, tak </w:t>
      </w:r>
      <w:proofErr w:type="spellStart"/>
      <w:r>
        <w:t>netusim</w:t>
      </w:r>
      <w:proofErr w:type="spellEnd"/>
      <w:r>
        <w:t>, o </w:t>
      </w:r>
      <w:proofErr w:type="spellStart"/>
      <w:r>
        <w:t>co</w:t>
      </w:r>
      <w:proofErr w:type="spellEnd"/>
      <w:r>
        <w:t xml:space="preserve"> ide? </w:t>
      </w:r>
      <w:proofErr w:type="spellStart"/>
      <w:r>
        <w:t>Kazdopadne</w:t>
      </w:r>
      <w:proofErr w:type="spellEnd"/>
      <w:r>
        <w:t xml:space="preserve"> </w:t>
      </w:r>
      <w:proofErr w:type="spellStart"/>
      <w:r>
        <w:t>rozhodnute</w:t>
      </w:r>
      <w:proofErr w:type="spellEnd"/>
      <w:r>
        <w:t xml:space="preserve"> je na tebe, len treba byt </w:t>
      </w:r>
      <w:proofErr w:type="spellStart"/>
      <w:r>
        <w:t>jednotny</w:t>
      </w:r>
      <w:proofErr w:type="spellEnd"/>
      <w:r>
        <w:t>.</w:t>
      </w:r>
    </w:p>
  </w:comment>
  <w:comment w:id="40" w:author="Fero" w:date="2018-01-14T11:05:00Z" w:initials="F">
    <w:p w14:paraId="21701D26" w14:textId="77777777" w:rsidR="00AD5087" w:rsidRDefault="00AD5087">
      <w:pPr>
        <w:pStyle w:val="Textkomentra"/>
      </w:pPr>
      <w:r>
        <w:rPr>
          <w:rStyle w:val="Odkaznakomentr"/>
        </w:rPr>
        <w:annotationRef/>
      </w:r>
      <w:r w:rsidRPr="00654D96">
        <w:t>https://sk.wikipedia.org/wiki/Imperat%C3%ADvne_programovanie</w:t>
      </w:r>
    </w:p>
  </w:comment>
  <w:comment w:id="50" w:author="Fero" w:date="2018-01-14T11:08:00Z" w:initials="F">
    <w:p w14:paraId="597E206D" w14:textId="77777777" w:rsidR="00AD5087" w:rsidRDefault="00AD5087">
      <w:pPr>
        <w:pStyle w:val="Textkomentra"/>
      </w:pPr>
      <w:r>
        <w:rPr>
          <w:rStyle w:val="Odkaznakomentr"/>
        </w:rPr>
        <w:annotationRef/>
      </w:r>
      <w:r>
        <w:t>vznik/prijatie?</w:t>
      </w:r>
    </w:p>
  </w:comment>
  <w:comment w:id="58" w:author="Fero" w:date="2018-01-14T11:10:00Z" w:initials="F">
    <w:p w14:paraId="12312E70" w14:textId="77777777" w:rsidR="00AD5087" w:rsidRDefault="00AD5087">
      <w:pPr>
        <w:pStyle w:val="Textkomentra"/>
      </w:pPr>
      <w:r>
        <w:rPr>
          <w:rStyle w:val="Odkaznakomentr"/>
        </w:rPr>
        <w:annotationRef/>
      </w:r>
      <w:hyperlink r:id="rId1" w:history="1">
        <w:r w:rsidRPr="0004090F">
          <w:rPr>
            <w:rStyle w:val="Hypertextovprepojenie"/>
          </w:rPr>
          <w:t>https://en.wikipedia.org/wiki/Component-based_software_engineering</w:t>
        </w:r>
      </w:hyperlink>
    </w:p>
    <w:p w14:paraId="03CF43ED" w14:textId="77777777" w:rsidR="00AD5087" w:rsidRDefault="00AD5087">
      <w:pPr>
        <w:pStyle w:val="Textkomentra"/>
      </w:pPr>
    </w:p>
    <w:p w14:paraId="416D8848" w14:textId="77777777" w:rsidR="00AD5087" w:rsidRDefault="00AD5087">
      <w:pPr>
        <w:pStyle w:val="Textkomentra"/>
      </w:pPr>
      <w:proofErr w:type="spellStart"/>
      <w:r>
        <w:t>Mozno</w:t>
      </w:r>
      <w:proofErr w:type="spellEnd"/>
      <w:r>
        <w:t xml:space="preserve"> by som v </w:t>
      </w:r>
      <w:proofErr w:type="spellStart"/>
      <w:r>
        <w:t>praci</w:t>
      </w:r>
      <w:proofErr w:type="spellEnd"/>
      <w:r>
        <w:t xml:space="preserve"> namiesto paradigiem hovoril o </w:t>
      </w:r>
      <w:proofErr w:type="spellStart"/>
      <w:r>
        <w:t>architektonickych</w:t>
      </w:r>
      <w:proofErr w:type="spellEnd"/>
      <w:r>
        <w:t xml:space="preserve"> vzoroch.</w:t>
      </w:r>
    </w:p>
  </w:comment>
  <w:comment w:id="60" w:author="Fero" w:date="2018-01-14T11:11:00Z" w:initials="F">
    <w:p w14:paraId="2211F9F1" w14:textId="77777777" w:rsidR="00AD5087" w:rsidRDefault="00AD5087">
      <w:pPr>
        <w:pStyle w:val="Textkomentra"/>
      </w:pPr>
      <w:r>
        <w:rPr>
          <w:rStyle w:val="Odkaznakomentr"/>
        </w:rPr>
        <w:annotationRef/>
      </w:r>
      <w:r>
        <w:t xml:space="preserve">Na danom mieste </w:t>
      </w:r>
      <w:proofErr w:type="spellStart"/>
      <w:r>
        <w:t>netusim</w:t>
      </w:r>
      <w:proofErr w:type="spellEnd"/>
      <w:r>
        <w:t xml:space="preserve">, </w:t>
      </w:r>
      <w:proofErr w:type="spellStart"/>
      <w:r>
        <w:t>preco</w:t>
      </w:r>
      <w:proofErr w:type="spellEnd"/>
      <w:r>
        <w:t xml:space="preserve"> ju tu tato kapitola. </w:t>
      </w:r>
      <w:proofErr w:type="spellStart"/>
      <w:r>
        <w:t>Co</w:t>
      </w:r>
      <w:proofErr w:type="spellEnd"/>
      <w:r>
        <w:t xml:space="preserve"> si </w:t>
      </w:r>
      <w:proofErr w:type="spellStart"/>
      <w:r>
        <w:t>nou</w:t>
      </w:r>
      <w:proofErr w:type="spellEnd"/>
      <w:r>
        <w:t xml:space="preserve"> chcel </w:t>
      </w:r>
      <w:proofErr w:type="spellStart"/>
      <w:r>
        <w:t>citatelovi</w:t>
      </w:r>
      <w:proofErr w:type="spellEnd"/>
      <w:r>
        <w:t xml:space="preserve"> v kontexte prace/</w:t>
      </w:r>
      <w:proofErr w:type="spellStart"/>
      <w:r>
        <w:t>clanku</w:t>
      </w:r>
      <w:proofErr w:type="spellEnd"/>
      <w:r>
        <w:t xml:space="preserve"> </w:t>
      </w:r>
      <w:proofErr w:type="spellStart"/>
      <w:r>
        <w:t>povedat</w:t>
      </w:r>
      <w:proofErr w:type="spellEnd"/>
      <w:r>
        <w:t>?</w:t>
      </w:r>
    </w:p>
  </w:comment>
  <w:comment w:id="63" w:author="Fero" w:date="2018-01-14T11:11:00Z" w:initials="F">
    <w:p w14:paraId="26AE467A" w14:textId="77777777" w:rsidR="00AD5087" w:rsidRDefault="00AD5087">
      <w:pPr>
        <w:pStyle w:val="Textkomentra"/>
      </w:pPr>
      <w:r>
        <w:rPr>
          <w:rStyle w:val="Odkaznakomentr"/>
        </w:rPr>
        <w:annotationRef/>
      </w:r>
    </w:p>
  </w:comment>
  <w:comment w:id="68" w:author="Fero" w:date="2018-01-14T11:16:00Z" w:initials="F">
    <w:p w14:paraId="563C2EB6" w14:textId="77777777" w:rsidR="00AD5087" w:rsidRDefault="00AD5087">
      <w:pPr>
        <w:pStyle w:val="Textkomentra"/>
      </w:pPr>
      <w:r>
        <w:rPr>
          <w:rStyle w:val="Odkaznakomentr"/>
        </w:rPr>
        <w:annotationRef/>
      </w:r>
      <w:proofErr w:type="spellStart"/>
      <w:r>
        <w:t>Korenovym</w:t>
      </w:r>
      <w:proofErr w:type="spellEnd"/>
      <w:r>
        <w:t xml:space="preserve"> elementom</w:t>
      </w:r>
    </w:p>
  </w:comment>
  <w:comment w:id="76" w:author="Fero" w:date="2018-01-14T11:14:00Z" w:initials="F">
    <w:p w14:paraId="66ED57A0" w14:textId="77777777" w:rsidR="00AD5087" w:rsidRDefault="00AD5087">
      <w:pPr>
        <w:pStyle w:val="Textkomentra"/>
      </w:pPr>
      <w:r>
        <w:rPr>
          <w:rStyle w:val="Odkaznakomentr"/>
        </w:rPr>
        <w:annotationRef/>
      </w:r>
      <w:proofErr w:type="spellStart"/>
      <w:r>
        <w:t>Ktorym</w:t>
      </w:r>
      <w:proofErr w:type="spellEnd"/>
      <w:r>
        <w:t>?</w:t>
      </w:r>
    </w:p>
  </w:comment>
  <w:comment w:id="79" w:author="Fero" w:date="2018-01-14T11:15:00Z" w:initials="F">
    <w:p w14:paraId="3A477EED" w14:textId="77777777" w:rsidR="00AD5087" w:rsidRDefault="00AD5087">
      <w:pPr>
        <w:pStyle w:val="Textkomentra"/>
      </w:pPr>
      <w:r>
        <w:rPr>
          <w:rStyle w:val="Odkaznakomentr"/>
        </w:rPr>
        <w:annotationRef/>
      </w:r>
      <w:r>
        <w:t xml:space="preserve">Pozor na </w:t>
      </w:r>
      <w:proofErr w:type="spellStart"/>
      <w:r>
        <w:t>xml</w:t>
      </w:r>
      <w:proofErr w:type="spellEnd"/>
      <w:r>
        <w:t xml:space="preserve"> </w:t>
      </w:r>
      <w:proofErr w:type="spellStart"/>
      <w:r>
        <w:t>terminologiu</w:t>
      </w:r>
      <w:proofErr w:type="spellEnd"/>
      <w:r>
        <w:t xml:space="preserve">. </w:t>
      </w:r>
      <w:proofErr w:type="spellStart"/>
      <w:r>
        <w:t>Tag</w:t>
      </w:r>
      <w:proofErr w:type="spellEnd"/>
      <w:r>
        <w:t xml:space="preserve"> je </w:t>
      </w:r>
      <w:proofErr w:type="spellStart"/>
      <w:r>
        <w:t>znacka</w:t>
      </w:r>
      <w:proofErr w:type="spellEnd"/>
      <w:r>
        <w:t xml:space="preserve"> </w:t>
      </w:r>
      <w:proofErr w:type="spellStart"/>
      <w:r>
        <w:t>vytvorena</w:t>
      </w:r>
      <w:proofErr w:type="spellEnd"/>
      <w:r>
        <w:t xml:space="preserve"> pomocou &lt;&gt;. </w:t>
      </w:r>
      <w:proofErr w:type="spellStart"/>
      <w:r>
        <w:t>Zaciatocny</w:t>
      </w:r>
      <w:proofErr w:type="spellEnd"/>
      <w:r>
        <w:t xml:space="preserve"> a </w:t>
      </w:r>
      <w:proofErr w:type="spellStart"/>
      <w:r>
        <w:t>koncovy</w:t>
      </w:r>
      <w:proofErr w:type="spellEnd"/>
      <w:r>
        <w:t xml:space="preserve"> </w:t>
      </w:r>
      <w:proofErr w:type="spellStart"/>
      <w:r>
        <w:t>tag</w:t>
      </w:r>
      <w:proofErr w:type="spellEnd"/>
      <w:r>
        <w:t xml:space="preserve"> </w:t>
      </w:r>
      <w:proofErr w:type="spellStart"/>
      <w:r>
        <w:t>definuju</w:t>
      </w:r>
      <w:proofErr w:type="spellEnd"/>
      <w:r>
        <w:t xml:space="preserve"> elementy – a to je </w:t>
      </w:r>
      <w:proofErr w:type="spellStart"/>
      <w:r>
        <w:t>zakladny</w:t>
      </w:r>
      <w:proofErr w:type="spellEnd"/>
      <w:r>
        <w:t xml:space="preserve"> </w:t>
      </w:r>
      <w:proofErr w:type="spellStart"/>
      <w:r>
        <w:t>stavebny</w:t>
      </w:r>
      <w:proofErr w:type="spellEnd"/>
      <w:r>
        <w:t xml:space="preserve"> prvok </w:t>
      </w:r>
      <w:proofErr w:type="spellStart"/>
      <w:r>
        <w:t>xml</w:t>
      </w:r>
      <w:proofErr w:type="spellEnd"/>
      <w:r>
        <w:t xml:space="preserve"> dokumentu.</w:t>
      </w:r>
    </w:p>
  </w:comment>
  <w:comment w:id="84" w:author="Fero" w:date="2018-01-14T11:16:00Z" w:initials="F">
    <w:p w14:paraId="63DD0FDB" w14:textId="77777777" w:rsidR="00AD5087" w:rsidRDefault="00AD5087">
      <w:pPr>
        <w:pStyle w:val="Textkomentra"/>
      </w:pPr>
      <w:r>
        <w:rPr>
          <w:rStyle w:val="Odkaznakomentr"/>
        </w:rPr>
        <w:annotationRef/>
      </w:r>
    </w:p>
  </w:comment>
  <w:comment w:id="89" w:author="Fero" w:date="2018-01-14T11:16:00Z" w:initials="F">
    <w:p w14:paraId="32B62285" w14:textId="77777777" w:rsidR="00AD5087" w:rsidRDefault="00AD5087">
      <w:pPr>
        <w:pStyle w:val="Textkomentra"/>
      </w:pPr>
      <w:r>
        <w:rPr>
          <w:rStyle w:val="Odkaznakomentr"/>
        </w:rPr>
        <w:annotationRef/>
      </w:r>
    </w:p>
  </w:comment>
  <w:comment w:id="98" w:author="Fero" w:date="2018-01-14T11:17:00Z" w:initials="F">
    <w:p w14:paraId="787E78F1" w14:textId="77777777" w:rsidR="00AD5087" w:rsidRDefault="00AD5087">
      <w:pPr>
        <w:pStyle w:val="Textkomentra"/>
      </w:pPr>
      <w:r>
        <w:rPr>
          <w:rStyle w:val="Odkaznakomentr"/>
        </w:rPr>
        <w:annotationRef/>
      </w:r>
      <w:r>
        <w:t xml:space="preserve">Typu – technicky to </w:t>
      </w:r>
      <w:proofErr w:type="spellStart"/>
      <w:r>
        <w:t>nemusi</w:t>
      </w:r>
      <w:proofErr w:type="spellEnd"/>
      <w:r>
        <w:t xml:space="preserve"> a prakticky ani nebude </w:t>
      </w:r>
      <w:proofErr w:type="spellStart"/>
      <w:r>
        <w:t>zodpovedat</w:t>
      </w:r>
      <w:proofErr w:type="spellEnd"/>
      <w:r>
        <w:t xml:space="preserve"> </w:t>
      </w:r>
      <w:proofErr w:type="spellStart"/>
      <w:r>
        <w:t>nazvu</w:t>
      </w:r>
      <w:proofErr w:type="spellEnd"/>
      <w:r>
        <w:t xml:space="preserve"> triedy.</w:t>
      </w:r>
    </w:p>
  </w:comment>
  <w:comment w:id="106" w:author="Fero" w:date="2018-01-14T11:18:00Z" w:initials="F">
    <w:p w14:paraId="26F2BEBF" w14:textId="77777777" w:rsidR="00AD5087" w:rsidRDefault="00AD5087">
      <w:pPr>
        <w:pStyle w:val="Textkomentra"/>
      </w:pPr>
      <w:r>
        <w:rPr>
          <w:rStyle w:val="Odkaznakomentr"/>
        </w:rPr>
        <w:annotationRef/>
      </w:r>
      <w:r>
        <w:t>Meno/</w:t>
      </w:r>
      <w:proofErr w:type="spellStart"/>
      <w:r>
        <w:t>nazov</w:t>
      </w:r>
      <w:proofErr w:type="spellEnd"/>
      <w:r>
        <w:t>?</w:t>
      </w:r>
    </w:p>
  </w:comment>
  <w:comment w:id="117" w:author="Fero" w:date="2018-01-14T15:04:00Z" w:initials="F">
    <w:p w14:paraId="64A2990E" w14:textId="2CE7157D" w:rsidR="00AD5087" w:rsidRDefault="00AD5087">
      <w:pPr>
        <w:pStyle w:val="Textkomentra"/>
      </w:pPr>
      <w:r>
        <w:rPr>
          <w:rStyle w:val="Odkaznakomentr"/>
        </w:rPr>
        <w:annotationRef/>
      </w:r>
      <w:r>
        <w:t xml:space="preserve">Len </w:t>
      </w:r>
      <w:proofErr w:type="spellStart"/>
      <w:r>
        <w:t>poznamka</w:t>
      </w:r>
      <w:proofErr w:type="spellEnd"/>
      <w:r>
        <w:t xml:space="preserve">: </w:t>
      </w:r>
      <w:proofErr w:type="spellStart"/>
      <w:r>
        <w:t>optimalizacia</w:t>
      </w:r>
      <w:proofErr w:type="spellEnd"/>
      <w:r>
        <w:t xml:space="preserve"> v </w:t>
      </w:r>
      <w:proofErr w:type="spellStart"/>
      <w:r>
        <w:t>kompilatore</w:t>
      </w:r>
      <w:proofErr w:type="spellEnd"/>
      <w:r>
        <w:t xml:space="preserve"> C++ by aj tak </w:t>
      </w:r>
      <w:proofErr w:type="spellStart"/>
      <w:r>
        <w:t>takyto</w:t>
      </w:r>
      <w:proofErr w:type="spellEnd"/>
      <w:r>
        <w:t xml:space="preserve"> </w:t>
      </w:r>
      <w:proofErr w:type="spellStart"/>
      <w:r>
        <w:t>kod</w:t>
      </w:r>
      <w:proofErr w:type="spellEnd"/>
      <w:r>
        <w:t xml:space="preserve"> eliminovala.</w:t>
      </w:r>
    </w:p>
  </w:comment>
  <w:comment w:id="118" w:author="patrik fm" w:date="2018-01-14T20:49:00Z" w:initials="pf">
    <w:p w14:paraId="2093E599" w14:textId="15CE1E94" w:rsidR="00AD5087" w:rsidRDefault="00AD5087">
      <w:pPr>
        <w:pStyle w:val="Textkomentra"/>
      </w:pPr>
      <w:r>
        <w:rPr>
          <w:rStyle w:val="Odkaznakomentr"/>
        </w:rPr>
        <w:annotationRef/>
      </w:r>
      <w:r>
        <w:t xml:space="preserve">Rozumiem myslel som </w:t>
      </w:r>
      <w:proofErr w:type="spellStart"/>
      <w:r>
        <w:t>tym</w:t>
      </w:r>
      <w:proofErr w:type="spellEnd"/>
      <w:r>
        <w:t xml:space="preserve"> na interpretovane </w:t>
      </w:r>
      <w:proofErr w:type="spellStart"/>
      <w:r>
        <w:t>riesenie</w:t>
      </w:r>
      <w:proofErr w:type="spellEnd"/>
      <w:r>
        <w:t xml:space="preserve"> na </w:t>
      </w:r>
      <w:proofErr w:type="spellStart"/>
      <w:r>
        <w:t>arduine</w:t>
      </w:r>
      <w:proofErr w:type="spellEnd"/>
      <w:r>
        <w:t xml:space="preserve">. Ale to by pravdepodobne nefungovalo, tuto </w:t>
      </w:r>
      <w:proofErr w:type="spellStart"/>
      <w:r>
        <w:t>cast</w:t>
      </w:r>
      <w:proofErr w:type="spellEnd"/>
      <w:r>
        <w:t xml:space="preserve"> prepracujem.</w:t>
      </w:r>
    </w:p>
  </w:comment>
  <w:comment w:id="126" w:author="Fero" w:date="2018-01-14T15:11:00Z" w:initials="F">
    <w:p w14:paraId="7B6A2CC8" w14:textId="45289434" w:rsidR="00AD5087" w:rsidRDefault="00AD5087">
      <w:pPr>
        <w:pStyle w:val="Textkomentra"/>
      </w:pPr>
      <w:r>
        <w:rPr>
          <w:rStyle w:val="Odkaznakomentr"/>
        </w:rPr>
        <w:annotationRef/>
      </w:r>
      <w:r>
        <w:t xml:space="preserve">AST je </w:t>
      </w:r>
      <w:proofErr w:type="spellStart"/>
      <w:r>
        <w:t>dolezite</w:t>
      </w:r>
      <w:proofErr w:type="spellEnd"/>
      <w:r>
        <w:t xml:space="preserve">, </w:t>
      </w:r>
      <w:proofErr w:type="spellStart"/>
      <w:r>
        <w:t>kvoli</w:t>
      </w:r>
      <w:proofErr w:type="spellEnd"/>
      <w:r>
        <w:t xml:space="preserve"> </w:t>
      </w:r>
      <w:proofErr w:type="spellStart"/>
      <w:r>
        <w:t>vyrieseniu</w:t>
      </w:r>
      <w:proofErr w:type="spellEnd"/>
      <w:r>
        <w:t xml:space="preserve"> </w:t>
      </w:r>
      <w:proofErr w:type="spellStart"/>
      <w:r>
        <w:t>nejakeho</w:t>
      </w:r>
      <w:proofErr w:type="spellEnd"/>
      <w:r>
        <w:t xml:space="preserve"> </w:t>
      </w:r>
      <w:proofErr w:type="spellStart"/>
      <w:r>
        <w:t>problemu</w:t>
      </w:r>
      <w:proofErr w:type="spellEnd"/>
      <w:r>
        <w:t xml:space="preserve"> alebo </w:t>
      </w:r>
      <w:proofErr w:type="spellStart"/>
      <w:r>
        <w:t>crty</w:t>
      </w:r>
      <w:proofErr w:type="spellEnd"/>
      <w:r>
        <w:t xml:space="preserve"> </w:t>
      </w:r>
      <w:proofErr w:type="spellStart"/>
      <w:r>
        <w:t>vytvaraneho</w:t>
      </w:r>
      <w:proofErr w:type="spellEnd"/>
      <w:r>
        <w:t xml:space="preserve"> IDE. Bolo by vhodne teda opis AST nejako </w:t>
      </w:r>
      <w:proofErr w:type="spellStart"/>
      <w:r>
        <w:t>prepojit</w:t>
      </w:r>
      <w:proofErr w:type="spellEnd"/>
      <w:r>
        <w:t xml:space="preserve"> s </w:t>
      </w:r>
      <w:proofErr w:type="spellStart"/>
      <w:r>
        <w:t>tym</w:t>
      </w:r>
      <w:proofErr w:type="spellEnd"/>
      <w:r>
        <w:t xml:space="preserve">, </w:t>
      </w:r>
      <w:proofErr w:type="spellStart"/>
      <w:r>
        <w:t>preco</w:t>
      </w:r>
      <w:proofErr w:type="spellEnd"/>
      <w:r>
        <w:t xml:space="preserve"> o </w:t>
      </w:r>
      <w:proofErr w:type="spellStart"/>
      <w:r>
        <w:t>nom</w:t>
      </w:r>
      <w:proofErr w:type="spellEnd"/>
      <w:r>
        <w:t xml:space="preserve"> </w:t>
      </w:r>
      <w:proofErr w:type="spellStart"/>
      <w:r>
        <w:t>pises</w:t>
      </w:r>
      <w:proofErr w:type="spellEnd"/>
      <w:r>
        <w:t xml:space="preserve">. To, </w:t>
      </w:r>
      <w:proofErr w:type="spellStart"/>
      <w:r>
        <w:t>ze</w:t>
      </w:r>
      <w:proofErr w:type="spellEnd"/>
      <w:r>
        <w:t xml:space="preserve"> to </w:t>
      </w:r>
      <w:proofErr w:type="spellStart"/>
      <w:r>
        <w:t>zvyknu</w:t>
      </w:r>
      <w:proofErr w:type="spellEnd"/>
      <w:r>
        <w:t xml:space="preserve"> </w:t>
      </w:r>
      <w:proofErr w:type="spellStart"/>
      <w:r>
        <w:t>robit</w:t>
      </w:r>
      <w:proofErr w:type="spellEnd"/>
      <w:r>
        <w:t xml:space="preserve"> IDE </w:t>
      </w:r>
      <w:proofErr w:type="spellStart"/>
      <w:r>
        <w:t>neznamena</w:t>
      </w:r>
      <w:proofErr w:type="spellEnd"/>
      <w:r>
        <w:t xml:space="preserve">, </w:t>
      </w:r>
      <w:proofErr w:type="spellStart"/>
      <w:r>
        <w:t>ze</w:t>
      </w:r>
      <w:proofErr w:type="spellEnd"/>
      <w:r>
        <w:t xml:space="preserve"> si to implementoval aj ty.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2949CA" w15:done="0"/>
  <w15:commentEx w15:paraId="670099CE" w15:done="0"/>
  <w15:commentEx w15:paraId="1D19625C" w15:done="0"/>
  <w15:commentEx w15:paraId="16086C88" w15:done="0"/>
  <w15:commentEx w15:paraId="0D1EBA9F" w15:done="0"/>
  <w15:commentEx w15:paraId="21701D26" w15:done="0"/>
  <w15:commentEx w15:paraId="597E206D" w15:done="0"/>
  <w15:commentEx w15:paraId="416D8848" w15:done="0"/>
  <w15:commentEx w15:paraId="2211F9F1" w15:done="0"/>
  <w15:commentEx w15:paraId="26AE467A" w15:done="0"/>
  <w15:commentEx w15:paraId="563C2EB6" w15:done="0"/>
  <w15:commentEx w15:paraId="66ED57A0" w15:done="0"/>
  <w15:commentEx w15:paraId="3A477EED" w15:done="0"/>
  <w15:commentEx w15:paraId="63DD0FDB" w15:done="0"/>
  <w15:commentEx w15:paraId="32B62285" w15:done="0"/>
  <w15:commentEx w15:paraId="787E78F1" w15:done="0"/>
  <w15:commentEx w15:paraId="26F2BEBF" w15:done="0"/>
  <w15:commentEx w15:paraId="64A2990E" w15:done="0"/>
  <w15:commentEx w15:paraId="2093E599" w15:paraIdParent="64A2990E" w15:done="0"/>
  <w15:commentEx w15:paraId="7B6A2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31D9FE" w16cid:durableId="1E05AFBA"/>
  <w16cid:commentId w16cid:paraId="1B84AE8E" w16cid:durableId="1E05AFD9"/>
  <w16cid:commentId w16cid:paraId="4C2949CA" w16cid:durableId="1E05B005"/>
  <w16cid:commentId w16cid:paraId="670099CE" w16cid:durableId="1E05B024"/>
  <w16cid:commentId w16cid:paraId="1D19625C" w16cid:durableId="1E05B063"/>
  <w16cid:commentId w16cid:paraId="71DF13D3" w16cid:durableId="1E05B10C"/>
  <w16cid:commentId w16cid:paraId="16086C88" w16cid:durableId="1E05B13A"/>
  <w16cid:commentId w16cid:paraId="5C386004" w16cid:durableId="1E05B1B5"/>
  <w16cid:commentId w16cid:paraId="79C865A5" w16cid:durableId="1E05B2A2"/>
  <w16cid:commentId w16cid:paraId="17F0763C" w16cid:durableId="1E05B344"/>
  <w16cid:commentId w16cid:paraId="7EF4A90B" w16cid:durableId="1E05B371"/>
  <w16cid:commentId w16cid:paraId="0B06159E" w16cid:durableId="1E05B3EB"/>
  <w16cid:commentId w16cid:paraId="03780360" w16cid:durableId="1E05B42F"/>
  <w16cid:commentId w16cid:paraId="2E263D76" w16cid:durableId="1E05B4AC"/>
  <w16cid:commentId w16cid:paraId="0C10AB91" w16cid:durableId="1E05B4DC"/>
  <w16cid:commentId w16cid:paraId="76928907" w16cid:durableId="1E05B526"/>
  <w16cid:commentId w16cid:paraId="6E9FC9F3" w16cid:durableId="1E05B541"/>
  <w16cid:commentId w16cid:paraId="03136B96" w16cid:durableId="1E05B579"/>
  <w16cid:commentId w16cid:paraId="46DF4102" w16cid:durableId="1E05B58F"/>
  <w16cid:commentId w16cid:paraId="7DCDB759" w16cid:durableId="1E05B5EC"/>
  <w16cid:commentId w16cid:paraId="57FFD86D" w16cid:durableId="1E05B606"/>
  <w16cid:commentId w16cid:paraId="0D1EBA9F" w16cid:durableId="1E05B659"/>
  <w16cid:commentId w16cid:paraId="6EEA2440" w16cid:durableId="1E05B6B8"/>
  <w16cid:commentId w16cid:paraId="277D97D3" w16cid:durableId="1E05B6FA"/>
  <w16cid:commentId w16cid:paraId="185C89A2" w16cid:durableId="1E05B732"/>
  <w16cid:commentId w16cid:paraId="3118DA01" w16cid:durableId="1E05B7BF"/>
  <w16cid:commentId w16cid:paraId="21701D26" w16cid:durableId="1E05B817"/>
  <w16cid:commentId w16cid:paraId="651B0AE7" w16cid:durableId="1E05B89E"/>
  <w16cid:commentId w16cid:paraId="597E206D" w16cid:durableId="1E05B8B2"/>
  <w16cid:commentId w16cid:paraId="56AECDA3" w16cid:durableId="1E05B8CA"/>
  <w16cid:commentId w16cid:paraId="0B13D077" w16cid:durableId="1E05B8DB"/>
  <w16cid:commentId w16cid:paraId="416D8848" w16cid:durableId="1E05B934"/>
  <w16cid:commentId w16cid:paraId="2211F9F1" w16cid:durableId="1E05B97F"/>
  <w16cid:commentId w16cid:paraId="26AE467A" w16cid:durableId="1E05B970"/>
  <w16cid:commentId w16cid:paraId="06D28B71" w16cid:durableId="1E05B9B9"/>
  <w16cid:commentId w16cid:paraId="563C2EB6" w16cid:durableId="1E05BA7F"/>
  <w16cid:commentId w16cid:paraId="5DD8F2F4" w16cid:durableId="1E05BA11"/>
  <w16cid:commentId w16cid:paraId="66ED57A0" w16cid:durableId="1E05BA1D"/>
  <w16cid:commentId w16cid:paraId="3A477EED" w16cid:durableId="1E05BA36"/>
  <w16cid:commentId w16cid:paraId="63DD0FDB" w16cid:durableId="1E05BA8A"/>
  <w16cid:commentId w16cid:paraId="32B62285" w16cid:durableId="1E05BA8E"/>
  <w16cid:commentId w16cid:paraId="1057199E" w16cid:durableId="1E05BA92"/>
  <w16cid:commentId w16cid:paraId="787E78F1" w16cid:durableId="1E05BACD"/>
  <w16cid:commentId w16cid:paraId="26F2BEBF" w16cid:durableId="1E05BAF8"/>
  <w16cid:commentId w16cid:paraId="498C6F57" w16cid:durableId="1E05BB7C"/>
  <w16cid:commentId w16cid:paraId="64A2990E" w16cid:durableId="1E05EFEA"/>
  <w16cid:commentId w16cid:paraId="38301F3F" w16cid:durableId="1E05F022"/>
  <w16cid:commentId w16cid:paraId="0148E941" w16cid:durableId="1E05F068"/>
  <w16cid:commentId w16cid:paraId="10910022" w16cid:durableId="1E05F0A0"/>
  <w16cid:commentId w16cid:paraId="6AF91C29" w16cid:durableId="1E05F0E5"/>
  <w16cid:commentId w16cid:paraId="78D21576" w16cid:durableId="1E05F130"/>
  <w16cid:commentId w16cid:paraId="7BFB88BE" w16cid:durableId="1E05F167"/>
  <w16cid:commentId w16cid:paraId="7B6A2CC8" w16cid:durableId="1E05F1B2"/>
  <w16cid:commentId w16cid:paraId="40CA5660" w16cid:durableId="1E05F208"/>
  <w16cid:commentId w16cid:paraId="17C2D520" w16cid:durableId="1E05F22E"/>
  <w16cid:commentId w16cid:paraId="718BA554" w16cid:durableId="1E05F240"/>
  <w16cid:commentId w16cid:paraId="58006B3D" w16cid:durableId="1E05F269"/>
  <w16cid:commentId w16cid:paraId="20AEE71B" w16cid:durableId="1E05F2CB"/>
  <w16cid:commentId w16cid:paraId="7587F185" w16cid:durableId="1E05F303"/>
  <w16cid:commentId w16cid:paraId="039827D5" w16cid:durableId="1E05F378"/>
  <w16cid:commentId w16cid:paraId="1C1F0145" w16cid:durableId="1E05F3A2"/>
  <w16cid:commentId w16cid:paraId="2C8ED36F" w16cid:durableId="1E05F3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5904"/>
    <w:multiLevelType w:val="hybridMultilevel"/>
    <w:tmpl w:val="A7FAC7F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82775B"/>
    <w:multiLevelType w:val="multilevel"/>
    <w:tmpl w:val="C35E938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 w15:restartNumberingAfterBreak="0">
    <w:nsid w:val="40D152AC"/>
    <w:multiLevelType w:val="hybridMultilevel"/>
    <w:tmpl w:val="B1EC38F4"/>
    <w:lvl w:ilvl="0" w:tplc="3788D400">
      <w:start w:val="1"/>
      <w:numFmt w:val="bullet"/>
      <w:lvlText w:val=""/>
      <w:lvlJc w:val="left"/>
      <w:pPr>
        <w:ind w:left="720" w:hanging="360"/>
      </w:pPr>
      <w:rPr>
        <w:rFonts w:ascii="Symbol" w:eastAsiaTheme="minorEastAsia" w:hAnsi="Symbol" w:cstheme="minorBid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4CDE1496"/>
    <w:multiLevelType w:val="hybridMultilevel"/>
    <w:tmpl w:val="C4F2EA10"/>
    <w:lvl w:ilvl="0" w:tplc="C69A7994">
      <w:start w:val="1"/>
      <w:numFmt w:val="decimal"/>
      <w:lvlText w:val="[%1]"/>
      <w:lvlJc w:val="left"/>
      <w:pPr>
        <w:ind w:left="1429" w:hanging="360"/>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 w15:restartNumberingAfterBreak="0">
    <w:nsid w:val="76FA224B"/>
    <w:multiLevelType w:val="hybridMultilevel"/>
    <w:tmpl w:val="653ABF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 w:numId="1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Fero">
    <w15:presenceInfo w15:providerId="None" w15:userId="F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14"/>
    <w:rsid w:val="00033E8B"/>
    <w:rsid w:val="000419FF"/>
    <w:rsid w:val="000552B5"/>
    <w:rsid w:val="000C181F"/>
    <w:rsid w:val="000E1294"/>
    <w:rsid w:val="00116B27"/>
    <w:rsid w:val="001200F1"/>
    <w:rsid w:val="00132A23"/>
    <w:rsid w:val="00140BB6"/>
    <w:rsid w:val="00163640"/>
    <w:rsid w:val="001718E8"/>
    <w:rsid w:val="001769E7"/>
    <w:rsid w:val="00181814"/>
    <w:rsid w:val="001A175F"/>
    <w:rsid w:val="002068C4"/>
    <w:rsid w:val="002235B3"/>
    <w:rsid w:val="00225F53"/>
    <w:rsid w:val="00261574"/>
    <w:rsid w:val="00261641"/>
    <w:rsid w:val="002644AE"/>
    <w:rsid w:val="00276C7E"/>
    <w:rsid w:val="002A445F"/>
    <w:rsid w:val="002D2E9E"/>
    <w:rsid w:val="003237B9"/>
    <w:rsid w:val="00374B74"/>
    <w:rsid w:val="003867EC"/>
    <w:rsid w:val="003B6F14"/>
    <w:rsid w:val="003C4921"/>
    <w:rsid w:val="0044720A"/>
    <w:rsid w:val="004D19EF"/>
    <w:rsid w:val="00546E4B"/>
    <w:rsid w:val="00564C1B"/>
    <w:rsid w:val="0056516B"/>
    <w:rsid w:val="00582EA3"/>
    <w:rsid w:val="00594FC4"/>
    <w:rsid w:val="0059695A"/>
    <w:rsid w:val="005B306A"/>
    <w:rsid w:val="005B7037"/>
    <w:rsid w:val="005B7D08"/>
    <w:rsid w:val="005C3250"/>
    <w:rsid w:val="005E040F"/>
    <w:rsid w:val="00643830"/>
    <w:rsid w:val="006547F5"/>
    <w:rsid w:val="00654D96"/>
    <w:rsid w:val="00664049"/>
    <w:rsid w:val="006C14CF"/>
    <w:rsid w:val="00733813"/>
    <w:rsid w:val="007404A5"/>
    <w:rsid w:val="0077298A"/>
    <w:rsid w:val="00777AF2"/>
    <w:rsid w:val="007A4C5A"/>
    <w:rsid w:val="007B0182"/>
    <w:rsid w:val="007B0F7B"/>
    <w:rsid w:val="007B32D3"/>
    <w:rsid w:val="007C33CE"/>
    <w:rsid w:val="007C4EBE"/>
    <w:rsid w:val="007D4164"/>
    <w:rsid w:val="007F0BE9"/>
    <w:rsid w:val="007F6A0E"/>
    <w:rsid w:val="008058A0"/>
    <w:rsid w:val="008F28F4"/>
    <w:rsid w:val="00926822"/>
    <w:rsid w:val="0096311F"/>
    <w:rsid w:val="009D5ADF"/>
    <w:rsid w:val="009E331D"/>
    <w:rsid w:val="009E5ACC"/>
    <w:rsid w:val="00A02C6E"/>
    <w:rsid w:val="00A06FA4"/>
    <w:rsid w:val="00A14A3E"/>
    <w:rsid w:val="00A34364"/>
    <w:rsid w:val="00A56C83"/>
    <w:rsid w:val="00A82C12"/>
    <w:rsid w:val="00AA2D2F"/>
    <w:rsid w:val="00AC34AF"/>
    <w:rsid w:val="00AC5541"/>
    <w:rsid w:val="00AC6FBA"/>
    <w:rsid w:val="00AD5087"/>
    <w:rsid w:val="00B0417C"/>
    <w:rsid w:val="00B26BC2"/>
    <w:rsid w:val="00B4694E"/>
    <w:rsid w:val="00B51E1F"/>
    <w:rsid w:val="00B67502"/>
    <w:rsid w:val="00B97425"/>
    <w:rsid w:val="00BB486E"/>
    <w:rsid w:val="00BF7520"/>
    <w:rsid w:val="00C06721"/>
    <w:rsid w:val="00C362C0"/>
    <w:rsid w:val="00CB7498"/>
    <w:rsid w:val="00CD2060"/>
    <w:rsid w:val="00DA3994"/>
    <w:rsid w:val="00DB00C4"/>
    <w:rsid w:val="00DC6061"/>
    <w:rsid w:val="00DE7FA1"/>
    <w:rsid w:val="00DF0626"/>
    <w:rsid w:val="00E14243"/>
    <w:rsid w:val="00E70A35"/>
    <w:rsid w:val="00EB764B"/>
    <w:rsid w:val="00EC67B8"/>
    <w:rsid w:val="00ED036D"/>
    <w:rsid w:val="00ED4EC2"/>
    <w:rsid w:val="00F01200"/>
    <w:rsid w:val="00F1043C"/>
    <w:rsid w:val="00F141E8"/>
    <w:rsid w:val="00F825D4"/>
    <w:rsid w:val="00F873F1"/>
    <w:rsid w:val="00FD512F"/>
    <w:rsid w:val="00FE1F4B"/>
    <w:rsid w:val="00FF0F73"/>
    <w:rsid w:val="00FF2AD7"/>
    <w:rsid w:val="00FF47E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3252"/>
  <w15:chartTrackingRefBased/>
  <w15:docId w15:val="{4C3209ED-3CB3-4338-8459-964562C2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552B5"/>
    <w:pPr>
      <w:spacing w:line="360" w:lineRule="auto"/>
      <w:ind w:firstLine="709"/>
      <w:jc w:val="both"/>
    </w:pPr>
    <w:rPr>
      <w:rFonts w:ascii="Times New Roman" w:hAnsi="Times New Roman"/>
      <w:sz w:val="24"/>
    </w:rPr>
  </w:style>
  <w:style w:type="paragraph" w:styleId="Nadpis1">
    <w:name w:val="heading 1"/>
    <w:basedOn w:val="Normlny"/>
    <w:next w:val="Normlny"/>
    <w:link w:val="Nadpis1Char"/>
    <w:uiPriority w:val="9"/>
    <w:qFormat/>
    <w:rsid w:val="00CD2060"/>
    <w:pPr>
      <w:keepNext/>
      <w:keepLines/>
      <w:numPr>
        <w:numId w:val="10"/>
      </w:numPr>
      <w:spacing w:before="360"/>
      <w:jc w:val="left"/>
      <w:outlineLvl w:val="0"/>
    </w:pPr>
    <w:rPr>
      <w:rFonts w:eastAsiaTheme="majorEastAsia" w:cstheme="majorBidi"/>
      <w:b/>
      <w:bCs/>
      <w:color w:val="000000" w:themeColor="text1"/>
      <w:sz w:val="36"/>
      <w:szCs w:val="36"/>
    </w:rPr>
  </w:style>
  <w:style w:type="paragraph" w:styleId="Nadpis2">
    <w:name w:val="heading 2"/>
    <w:basedOn w:val="Normlny"/>
    <w:next w:val="Normlny"/>
    <w:link w:val="Nadpis2Char"/>
    <w:uiPriority w:val="9"/>
    <w:unhideWhenUsed/>
    <w:qFormat/>
    <w:rsid w:val="00CD2060"/>
    <w:pPr>
      <w:keepNext/>
      <w:keepLines/>
      <w:numPr>
        <w:ilvl w:val="1"/>
        <w:numId w:val="10"/>
      </w:numPr>
      <w:spacing w:before="360" w:after="0"/>
      <w:jc w:val="left"/>
      <w:outlineLvl w:val="1"/>
    </w:pPr>
    <w:rPr>
      <w:rFonts w:eastAsiaTheme="majorEastAsia" w:cstheme="majorBidi"/>
      <w:b/>
      <w:bCs/>
      <w:color w:val="000000" w:themeColor="text1"/>
      <w:sz w:val="28"/>
      <w:szCs w:val="28"/>
    </w:rPr>
  </w:style>
  <w:style w:type="paragraph" w:styleId="Nadpis3">
    <w:name w:val="heading 3"/>
    <w:basedOn w:val="Normlny"/>
    <w:next w:val="Normlny"/>
    <w:link w:val="Nadpis3Char"/>
    <w:uiPriority w:val="9"/>
    <w:unhideWhenUsed/>
    <w:qFormat/>
    <w:rsid w:val="00CD2060"/>
    <w:pPr>
      <w:keepNext/>
      <w:keepLines/>
      <w:numPr>
        <w:ilvl w:val="2"/>
        <w:numId w:val="10"/>
      </w:numPr>
      <w:spacing w:before="200" w:after="0"/>
      <w:jc w:val="left"/>
      <w:outlineLvl w:val="2"/>
    </w:pPr>
    <w:rPr>
      <w:rFonts w:eastAsiaTheme="majorEastAsia" w:cstheme="majorBidi"/>
      <w:b/>
      <w:bCs/>
      <w:color w:val="000000" w:themeColor="text1"/>
    </w:rPr>
  </w:style>
  <w:style w:type="paragraph" w:styleId="Nadpis4">
    <w:name w:val="heading 4"/>
    <w:basedOn w:val="Normlny"/>
    <w:next w:val="Normlny"/>
    <w:link w:val="Nadpis4Char"/>
    <w:uiPriority w:val="9"/>
    <w:semiHidden/>
    <w:unhideWhenUsed/>
    <w:qFormat/>
    <w:rsid w:val="009E331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y"/>
    <w:next w:val="Normlny"/>
    <w:link w:val="Nadpis5Char"/>
    <w:uiPriority w:val="9"/>
    <w:semiHidden/>
    <w:unhideWhenUsed/>
    <w:qFormat/>
    <w:rsid w:val="009E331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y"/>
    <w:next w:val="Normlny"/>
    <w:link w:val="Nadpis6Char"/>
    <w:uiPriority w:val="9"/>
    <w:semiHidden/>
    <w:unhideWhenUsed/>
    <w:qFormat/>
    <w:rsid w:val="009E331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y"/>
    <w:next w:val="Normlny"/>
    <w:link w:val="Nadpis7Char"/>
    <w:uiPriority w:val="9"/>
    <w:semiHidden/>
    <w:unhideWhenUsed/>
    <w:qFormat/>
    <w:rsid w:val="009E331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9E331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9E331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D2060"/>
    <w:rPr>
      <w:rFonts w:ascii="Times New Roman" w:eastAsiaTheme="majorEastAsia" w:hAnsi="Times New Roman" w:cstheme="majorBidi"/>
      <w:b/>
      <w:bCs/>
      <w:color w:val="000000" w:themeColor="text1"/>
      <w:sz w:val="36"/>
      <w:szCs w:val="36"/>
    </w:rPr>
  </w:style>
  <w:style w:type="paragraph" w:styleId="Nzov">
    <w:name w:val="Title"/>
    <w:basedOn w:val="Normlny"/>
    <w:next w:val="Normlny"/>
    <w:link w:val="NzovChar"/>
    <w:uiPriority w:val="10"/>
    <w:qFormat/>
    <w:rsid w:val="007404A5"/>
    <w:pPr>
      <w:spacing w:before="400" w:after="0"/>
      <w:ind w:firstLine="0"/>
      <w:contextualSpacing/>
      <w:jc w:val="center"/>
    </w:pPr>
    <w:rPr>
      <w:rFonts w:eastAsiaTheme="majorEastAsia" w:cstheme="majorBidi"/>
      <w:b/>
      <w:color w:val="000000" w:themeColor="text1"/>
      <w:sz w:val="40"/>
      <w:szCs w:val="56"/>
    </w:rPr>
  </w:style>
  <w:style w:type="character" w:customStyle="1" w:styleId="NzovChar">
    <w:name w:val="Názov Char"/>
    <w:basedOn w:val="Predvolenpsmoodseku"/>
    <w:link w:val="Nzov"/>
    <w:uiPriority w:val="10"/>
    <w:rsid w:val="007404A5"/>
    <w:rPr>
      <w:rFonts w:ascii="Times New Roman" w:eastAsiaTheme="majorEastAsia" w:hAnsi="Times New Roman" w:cstheme="majorBidi"/>
      <w:b/>
      <w:color w:val="000000" w:themeColor="text1"/>
      <w:sz w:val="40"/>
      <w:szCs w:val="56"/>
    </w:rPr>
  </w:style>
  <w:style w:type="character" w:customStyle="1" w:styleId="Nadpis2Char">
    <w:name w:val="Nadpis 2 Char"/>
    <w:basedOn w:val="Predvolenpsmoodseku"/>
    <w:link w:val="Nadpis2"/>
    <w:uiPriority w:val="9"/>
    <w:rsid w:val="00CD2060"/>
    <w:rPr>
      <w:rFonts w:ascii="Times New Roman" w:eastAsiaTheme="majorEastAsia" w:hAnsi="Times New Roman" w:cstheme="majorBidi"/>
      <w:b/>
      <w:bCs/>
      <w:color w:val="000000" w:themeColor="text1"/>
      <w:sz w:val="28"/>
      <w:szCs w:val="28"/>
    </w:rPr>
  </w:style>
  <w:style w:type="character" w:customStyle="1" w:styleId="Nadpis3Char">
    <w:name w:val="Nadpis 3 Char"/>
    <w:basedOn w:val="Predvolenpsmoodseku"/>
    <w:link w:val="Nadpis3"/>
    <w:uiPriority w:val="9"/>
    <w:rsid w:val="00CD2060"/>
    <w:rPr>
      <w:rFonts w:ascii="Times New Roman" w:eastAsiaTheme="majorEastAsia" w:hAnsi="Times New Roman" w:cstheme="majorBidi"/>
      <w:b/>
      <w:bCs/>
      <w:color w:val="000000" w:themeColor="text1"/>
      <w:sz w:val="24"/>
    </w:rPr>
  </w:style>
  <w:style w:type="character" w:customStyle="1" w:styleId="Nadpis4Char">
    <w:name w:val="Nadpis 4 Char"/>
    <w:basedOn w:val="Predvolenpsmoodseku"/>
    <w:link w:val="Nadpis4"/>
    <w:uiPriority w:val="9"/>
    <w:semiHidden/>
    <w:rsid w:val="009E331D"/>
    <w:rPr>
      <w:rFonts w:asciiTheme="majorHAnsi" w:eastAsiaTheme="majorEastAsia" w:hAnsiTheme="majorHAnsi" w:cstheme="majorBidi"/>
      <w:b/>
      <w:bCs/>
      <w:i/>
      <w:iCs/>
      <w:color w:val="000000" w:themeColor="text1"/>
    </w:rPr>
  </w:style>
  <w:style w:type="character" w:customStyle="1" w:styleId="Nadpis5Char">
    <w:name w:val="Nadpis 5 Char"/>
    <w:basedOn w:val="Predvolenpsmoodseku"/>
    <w:link w:val="Nadpis5"/>
    <w:uiPriority w:val="9"/>
    <w:semiHidden/>
    <w:rsid w:val="009E331D"/>
    <w:rPr>
      <w:rFonts w:asciiTheme="majorHAnsi" w:eastAsiaTheme="majorEastAsia" w:hAnsiTheme="majorHAnsi" w:cstheme="majorBidi"/>
      <w:color w:val="323E4F" w:themeColor="text2" w:themeShade="BF"/>
    </w:rPr>
  </w:style>
  <w:style w:type="character" w:customStyle="1" w:styleId="Nadpis6Char">
    <w:name w:val="Nadpis 6 Char"/>
    <w:basedOn w:val="Predvolenpsmoodseku"/>
    <w:link w:val="Nadpis6"/>
    <w:uiPriority w:val="9"/>
    <w:semiHidden/>
    <w:rsid w:val="009E331D"/>
    <w:rPr>
      <w:rFonts w:asciiTheme="majorHAnsi" w:eastAsiaTheme="majorEastAsia" w:hAnsiTheme="majorHAnsi" w:cstheme="majorBidi"/>
      <w:i/>
      <w:iCs/>
      <w:color w:val="323E4F" w:themeColor="text2" w:themeShade="BF"/>
    </w:rPr>
  </w:style>
  <w:style w:type="character" w:customStyle="1" w:styleId="Nadpis7Char">
    <w:name w:val="Nadpis 7 Char"/>
    <w:basedOn w:val="Predvolenpsmoodseku"/>
    <w:link w:val="Nadpis7"/>
    <w:uiPriority w:val="9"/>
    <w:semiHidden/>
    <w:rsid w:val="009E331D"/>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9E331D"/>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9E331D"/>
    <w:rPr>
      <w:rFonts w:asciiTheme="majorHAnsi" w:eastAsiaTheme="majorEastAsia" w:hAnsiTheme="majorHAnsi" w:cstheme="majorBidi"/>
      <w:i/>
      <w:iCs/>
      <w:color w:val="404040" w:themeColor="text1" w:themeTint="BF"/>
      <w:sz w:val="20"/>
      <w:szCs w:val="20"/>
    </w:rPr>
  </w:style>
  <w:style w:type="paragraph" w:styleId="Popis">
    <w:name w:val="caption"/>
    <w:basedOn w:val="Normlny"/>
    <w:next w:val="Normlny"/>
    <w:uiPriority w:val="35"/>
    <w:semiHidden/>
    <w:unhideWhenUsed/>
    <w:qFormat/>
    <w:rsid w:val="009E331D"/>
    <w:pPr>
      <w:spacing w:after="200" w:line="240" w:lineRule="auto"/>
    </w:pPr>
    <w:rPr>
      <w:i/>
      <w:iCs/>
      <w:color w:val="44546A" w:themeColor="text2"/>
      <w:sz w:val="18"/>
      <w:szCs w:val="18"/>
    </w:rPr>
  </w:style>
  <w:style w:type="paragraph" w:styleId="Podtitul">
    <w:name w:val="Subtitle"/>
    <w:basedOn w:val="Normlny"/>
    <w:next w:val="Normlny"/>
    <w:link w:val="PodtitulChar"/>
    <w:uiPriority w:val="11"/>
    <w:qFormat/>
    <w:rsid w:val="009E331D"/>
    <w:pPr>
      <w:numPr>
        <w:ilvl w:val="1"/>
      </w:numPr>
      <w:ind w:firstLine="709"/>
    </w:pPr>
    <w:rPr>
      <w:color w:val="5A5A5A" w:themeColor="text1" w:themeTint="A5"/>
      <w:spacing w:val="10"/>
    </w:rPr>
  </w:style>
  <w:style w:type="character" w:customStyle="1" w:styleId="PodtitulChar">
    <w:name w:val="Podtitul Char"/>
    <w:basedOn w:val="Predvolenpsmoodseku"/>
    <w:link w:val="Podtitul"/>
    <w:uiPriority w:val="11"/>
    <w:rsid w:val="009E331D"/>
    <w:rPr>
      <w:color w:val="5A5A5A" w:themeColor="text1" w:themeTint="A5"/>
      <w:spacing w:val="10"/>
    </w:rPr>
  </w:style>
  <w:style w:type="character" w:styleId="Siln">
    <w:name w:val="Strong"/>
    <w:basedOn w:val="Predvolenpsmoodseku"/>
    <w:uiPriority w:val="22"/>
    <w:qFormat/>
    <w:rsid w:val="009E331D"/>
    <w:rPr>
      <w:b/>
      <w:bCs/>
      <w:color w:val="000000" w:themeColor="text1"/>
    </w:rPr>
  </w:style>
  <w:style w:type="character" w:styleId="Zvraznenie">
    <w:name w:val="Emphasis"/>
    <w:basedOn w:val="Predvolenpsmoodseku"/>
    <w:uiPriority w:val="20"/>
    <w:qFormat/>
    <w:rsid w:val="009E331D"/>
    <w:rPr>
      <w:i/>
      <w:iCs/>
      <w:color w:val="auto"/>
    </w:rPr>
  </w:style>
  <w:style w:type="paragraph" w:styleId="Bezriadkovania">
    <w:name w:val="No Spacing"/>
    <w:link w:val="BezriadkovaniaChar"/>
    <w:uiPriority w:val="1"/>
    <w:qFormat/>
    <w:rsid w:val="0044720A"/>
    <w:pPr>
      <w:spacing w:after="0" w:line="360" w:lineRule="auto"/>
    </w:pPr>
    <w:rPr>
      <w:rFonts w:ascii="Times New Roman" w:hAnsi="Times New Roman"/>
    </w:rPr>
  </w:style>
  <w:style w:type="paragraph" w:styleId="Citcia">
    <w:name w:val="Quote"/>
    <w:basedOn w:val="Normlny"/>
    <w:next w:val="Normlny"/>
    <w:link w:val="CitciaChar"/>
    <w:uiPriority w:val="29"/>
    <w:qFormat/>
    <w:rsid w:val="009E331D"/>
    <w:pPr>
      <w:spacing w:before="160"/>
      <w:ind w:left="720" w:right="720"/>
    </w:pPr>
    <w:rPr>
      <w:i/>
      <w:iCs/>
      <w:color w:val="000000" w:themeColor="text1"/>
    </w:rPr>
  </w:style>
  <w:style w:type="character" w:customStyle="1" w:styleId="CitciaChar">
    <w:name w:val="Citácia Char"/>
    <w:basedOn w:val="Predvolenpsmoodseku"/>
    <w:link w:val="Citcia"/>
    <w:uiPriority w:val="29"/>
    <w:rsid w:val="009E331D"/>
    <w:rPr>
      <w:i/>
      <w:iCs/>
      <w:color w:val="000000" w:themeColor="text1"/>
    </w:rPr>
  </w:style>
  <w:style w:type="paragraph" w:styleId="Zvraznencitcia">
    <w:name w:val="Intense Quote"/>
    <w:basedOn w:val="Normlny"/>
    <w:next w:val="Normlny"/>
    <w:link w:val="ZvraznencitciaChar"/>
    <w:uiPriority w:val="30"/>
    <w:qFormat/>
    <w:rsid w:val="009E33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ZvraznencitciaChar">
    <w:name w:val="Zvýraznená citácia Char"/>
    <w:basedOn w:val="Predvolenpsmoodseku"/>
    <w:link w:val="Zvraznencitcia"/>
    <w:uiPriority w:val="30"/>
    <w:rsid w:val="009E331D"/>
    <w:rPr>
      <w:color w:val="000000" w:themeColor="text1"/>
      <w:shd w:val="clear" w:color="auto" w:fill="F2F2F2" w:themeFill="background1" w:themeFillShade="F2"/>
    </w:rPr>
  </w:style>
  <w:style w:type="character" w:styleId="Jemnzvraznenie">
    <w:name w:val="Subtle Emphasis"/>
    <w:basedOn w:val="Predvolenpsmoodseku"/>
    <w:uiPriority w:val="19"/>
    <w:qFormat/>
    <w:rsid w:val="009E331D"/>
    <w:rPr>
      <w:i/>
      <w:iCs/>
      <w:color w:val="404040" w:themeColor="text1" w:themeTint="BF"/>
    </w:rPr>
  </w:style>
  <w:style w:type="character" w:styleId="Intenzvnezvraznenie">
    <w:name w:val="Intense Emphasis"/>
    <w:basedOn w:val="Predvolenpsmoodseku"/>
    <w:uiPriority w:val="21"/>
    <w:qFormat/>
    <w:rsid w:val="009E331D"/>
    <w:rPr>
      <w:b/>
      <w:bCs/>
      <w:i/>
      <w:iCs/>
      <w:caps/>
    </w:rPr>
  </w:style>
  <w:style w:type="character" w:styleId="Jemnodkaz">
    <w:name w:val="Subtle Reference"/>
    <w:basedOn w:val="Predvolenpsmoodseku"/>
    <w:uiPriority w:val="31"/>
    <w:qFormat/>
    <w:rsid w:val="009E331D"/>
    <w:rPr>
      <w:smallCaps/>
      <w:color w:val="404040" w:themeColor="text1" w:themeTint="BF"/>
      <w:u w:val="single" w:color="7F7F7F" w:themeColor="text1" w:themeTint="80"/>
    </w:rPr>
  </w:style>
  <w:style w:type="character" w:styleId="Intenzvnyodkaz">
    <w:name w:val="Intense Reference"/>
    <w:basedOn w:val="Predvolenpsmoodseku"/>
    <w:uiPriority w:val="32"/>
    <w:qFormat/>
    <w:rsid w:val="009E331D"/>
    <w:rPr>
      <w:b/>
      <w:bCs/>
      <w:smallCaps/>
      <w:u w:val="single"/>
    </w:rPr>
  </w:style>
  <w:style w:type="character" w:styleId="Nzovknihy">
    <w:name w:val="Book Title"/>
    <w:basedOn w:val="Predvolenpsmoodseku"/>
    <w:uiPriority w:val="33"/>
    <w:qFormat/>
    <w:rsid w:val="009E331D"/>
    <w:rPr>
      <w:b w:val="0"/>
      <w:bCs w:val="0"/>
      <w:smallCaps/>
      <w:spacing w:val="5"/>
    </w:rPr>
  </w:style>
  <w:style w:type="paragraph" w:styleId="Hlavikaobsahu">
    <w:name w:val="TOC Heading"/>
    <w:basedOn w:val="Nadpis1"/>
    <w:next w:val="Normlny"/>
    <w:uiPriority w:val="39"/>
    <w:unhideWhenUsed/>
    <w:qFormat/>
    <w:rsid w:val="009E331D"/>
    <w:pPr>
      <w:outlineLvl w:val="9"/>
    </w:pPr>
  </w:style>
  <w:style w:type="paragraph" w:styleId="Odsekzoznamu">
    <w:name w:val="List Paragraph"/>
    <w:basedOn w:val="Normlny"/>
    <w:uiPriority w:val="34"/>
    <w:qFormat/>
    <w:rsid w:val="009E331D"/>
    <w:pPr>
      <w:ind w:left="720"/>
      <w:contextualSpacing/>
    </w:pPr>
  </w:style>
  <w:style w:type="paragraph" w:styleId="Obsah1">
    <w:name w:val="toc 1"/>
    <w:basedOn w:val="Normlny"/>
    <w:next w:val="Normlny"/>
    <w:link w:val="Obsah1Char"/>
    <w:autoRedefine/>
    <w:uiPriority w:val="39"/>
    <w:unhideWhenUsed/>
    <w:rsid w:val="007404A5"/>
    <w:pPr>
      <w:tabs>
        <w:tab w:val="left" w:pos="1100"/>
        <w:tab w:val="right" w:leader="dot" w:pos="8493"/>
      </w:tabs>
      <w:spacing w:after="100"/>
    </w:pPr>
  </w:style>
  <w:style w:type="paragraph" w:styleId="Obsah2">
    <w:name w:val="toc 2"/>
    <w:basedOn w:val="Normlny"/>
    <w:next w:val="Normlny"/>
    <w:autoRedefine/>
    <w:uiPriority w:val="39"/>
    <w:unhideWhenUsed/>
    <w:rsid w:val="0044720A"/>
    <w:pPr>
      <w:spacing w:after="100"/>
      <w:ind w:left="240"/>
    </w:pPr>
  </w:style>
  <w:style w:type="character" w:styleId="Hypertextovprepojenie">
    <w:name w:val="Hyperlink"/>
    <w:basedOn w:val="Predvolenpsmoodseku"/>
    <w:uiPriority w:val="99"/>
    <w:unhideWhenUsed/>
    <w:rsid w:val="0044720A"/>
    <w:rPr>
      <w:color w:val="0563C1" w:themeColor="hyperlink"/>
      <w:u w:val="single"/>
    </w:rPr>
  </w:style>
  <w:style w:type="paragraph" w:styleId="Obsah3">
    <w:name w:val="toc 3"/>
    <w:basedOn w:val="Normlny"/>
    <w:next w:val="Normlny"/>
    <w:autoRedefine/>
    <w:uiPriority w:val="39"/>
    <w:unhideWhenUsed/>
    <w:rsid w:val="000552B5"/>
    <w:pPr>
      <w:spacing w:after="100"/>
      <w:ind w:left="480"/>
    </w:pPr>
  </w:style>
  <w:style w:type="paragraph" w:customStyle="1" w:styleId="Obrzok">
    <w:name w:val="Obrázok"/>
    <w:basedOn w:val="Bezriadkovania"/>
    <w:link w:val="ObrzokChar"/>
    <w:qFormat/>
    <w:rsid w:val="00374B74"/>
    <w:pPr>
      <w:spacing w:line="480" w:lineRule="auto"/>
      <w:jc w:val="center"/>
    </w:pPr>
  </w:style>
  <w:style w:type="paragraph" w:customStyle="1" w:styleId="Zdrojovkd">
    <w:name w:val="Zdrojový kód"/>
    <w:basedOn w:val="Bezriadkovania"/>
    <w:link w:val="ZdrojovkdChar"/>
    <w:qFormat/>
    <w:rsid w:val="0059695A"/>
    <w:pPr>
      <w:keepLines/>
      <w:pBdr>
        <w:top w:val="single" w:sz="4" w:space="1" w:color="auto"/>
        <w:left w:val="single" w:sz="4" w:space="4" w:color="auto"/>
        <w:bottom w:val="single" w:sz="4" w:space="1" w:color="auto"/>
        <w:right w:val="single" w:sz="4" w:space="4" w:color="auto"/>
      </w:pBdr>
      <w:spacing w:line="240" w:lineRule="auto"/>
    </w:pPr>
    <w:rPr>
      <w:rFonts w:ascii="Consolas" w:hAnsi="Consolas"/>
    </w:rPr>
  </w:style>
  <w:style w:type="character" w:customStyle="1" w:styleId="BezriadkovaniaChar">
    <w:name w:val="Bez riadkovania Char"/>
    <w:basedOn w:val="Predvolenpsmoodseku"/>
    <w:link w:val="Bezriadkovania"/>
    <w:uiPriority w:val="1"/>
    <w:rsid w:val="007B0F7B"/>
    <w:rPr>
      <w:rFonts w:ascii="Times New Roman" w:hAnsi="Times New Roman"/>
    </w:rPr>
  </w:style>
  <w:style w:type="character" w:customStyle="1" w:styleId="ObrzokChar">
    <w:name w:val="Obrázok Char"/>
    <w:basedOn w:val="BezriadkovaniaChar"/>
    <w:link w:val="Obrzok"/>
    <w:rsid w:val="00374B74"/>
    <w:rPr>
      <w:rFonts w:ascii="Times New Roman" w:hAnsi="Times New Roman"/>
    </w:rPr>
  </w:style>
  <w:style w:type="character" w:customStyle="1" w:styleId="ZdrojovkdChar">
    <w:name w:val="Zdrojový kód Char"/>
    <w:basedOn w:val="BezriadkovaniaChar"/>
    <w:link w:val="Zdrojovkd"/>
    <w:rsid w:val="0059695A"/>
    <w:rPr>
      <w:rFonts w:ascii="Consolas" w:hAnsi="Consolas"/>
    </w:rPr>
  </w:style>
  <w:style w:type="paragraph" w:customStyle="1" w:styleId="Obsah">
    <w:name w:val="Obsah"/>
    <w:basedOn w:val="Obsah1"/>
    <w:link w:val="ObsahChar"/>
    <w:rsid w:val="00CD2060"/>
    <w:rPr>
      <w:noProof/>
    </w:rPr>
  </w:style>
  <w:style w:type="character" w:customStyle="1" w:styleId="Obsah1Char">
    <w:name w:val="Obsah 1 Char"/>
    <w:basedOn w:val="Predvolenpsmoodseku"/>
    <w:link w:val="Obsah1"/>
    <w:uiPriority w:val="39"/>
    <w:rsid w:val="007404A5"/>
    <w:rPr>
      <w:rFonts w:ascii="Times New Roman" w:hAnsi="Times New Roman"/>
      <w:sz w:val="24"/>
    </w:rPr>
  </w:style>
  <w:style w:type="character" w:customStyle="1" w:styleId="ObsahChar">
    <w:name w:val="Obsah Char"/>
    <w:basedOn w:val="Obsah1Char"/>
    <w:link w:val="Obsah"/>
    <w:rsid w:val="00CD2060"/>
    <w:rPr>
      <w:rFonts w:ascii="Times New Roman" w:hAnsi="Times New Roman"/>
      <w:noProof/>
      <w:sz w:val="24"/>
    </w:rPr>
  </w:style>
  <w:style w:type="table" w:styleId="Mriekatabuky">
    <w:name w:val="Table Grid"/>
    <w:basedOn w:val="Normlnatabuka"/>
    <w:uiPriority w:val="39"/>
    <w:rsid w:val="00654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kaznakomentr">
    <w:name w:val="annotation reference"/>
    <w:basedOn w:val="Predvolenpsmoodseku"/>
    <w:uiPriority w:val="99"/>
    <w:semiHidden/>
    <w:unhideWhenUsed/>
    <w:rsid w:val="00AC5541"/>
    <w:rPr>
      <w:sz w:val="16"/>
      <w:szCs w:val="16"/>
    </w:rPr>
  </w:style>
  <w:style w:type="paragraph" w:styleId="Textkomentra">
    <w:name w:val="annotation text"/>
    <w:basedOn w:val="Normlny"/>
    <w:link w:val="TextkomentraChar"/>
    <w:uiPriority w:val="99"/>
    <w:semiHidden/>
    <w:unhideWhenUsed/>
    <w:rsid w:val="00AC5541"/>
    <w:pPr>
      <w:spacing w:line="240" w:lineRule="auto"/>
    </w:pPr>
    <w:rPr>
      <w:sz w:val="20"/>
      <w:szCs w:val="20"/>
    </w:rPr>
  </w:style>
  <w:style w:type="character" w:customStyle="1" w:styleId="TextkomentraChar">
    <w:name w:val="Text komentára Char"/>
    <w:basedOn w:val="Predvolenpsmoodseku"/>
    <w:link w:val="Textkomentra"/>
    <w:uiPriority w:val="99"/>
    <w:semiHidden/>
    <w:rsid w:val="00AC5541"/>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AC5541"/>
    <w:rPr>
      <w:b/>
      <w:bCs/>
    </w:rPr>
  </w:style>
  <w:style w:type="character" w:customStyle="1" w:styleId="PredmetkomentraChar">
    <w:name w:val="Predmet komentára Char"/>
    <w:basedOn w:val="TextkomentraChar"/>
    <w:link w:val="Predmetkomentra"/>
    <w:uiPriority w:val="99"/>
    <w:semiHidden/>
    <w:rsid w:val="00AC5541"/>
    <w:rPr>
      <w:rFonts w:ascii="Times New Roman" w:hAnsi="Times New Roman"/>
      <w:b/>
      <w:bCs/>
      <w:sz w:val="20"/>
      <w:szCs w:val="20"/>
    </w:rPr>
  </w:style>
  <w:style w:type="paragraph" w:styleId="Textbubliny">
    <w:name w:val="Balloon Text"/>
    <w:basedOn w:val="Normlny"/>
    <w:link w:val="TextbublinyChar"/>
    <w:uiPriority w:val="99"/>
    <w:semiHidden/>
    <w:unhideWhenUsed/>
    <w:rsid w:val="00AC5541"/>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C5541"/>
    <w:rPr>
      <w:rFonts w:ascii="Segoe UI" w:hAnsi="Segoe UI" w:cs="Segoe UI"/>
      <w:sz w:val="18"/>
      <w:szCs w:val="18"/>
    </w:rPr>
  </w:style>
  <w:style w:type="character" w:customStyle="1" w:styleId="UnresolvedMention">
    <w:name w:val="Unresolved Mention"/>
    <w:basedOn w:val="Predvolenpsmoodseku"/>
    <w:uiPriority w:val="99"/>
    <w:semiHidden/>
    <w:unhideWhenUsed/>
    <w:rsid w:val="00654D96"/>
    <w:rPr>
      <w:color w:val="808080"/>
      <w:shd w:val="clear" w:color="auto" w:fill="E6E6E6"/>
    </w:rPr>
  </w:style>
  <w:style w:type="character" w:styleId="PouitHypertextovPrepojenie">
    <w:name w:val="FollowedHyperlink"/>
    <w:basedOn w:val="Predvolenpsmoodseku"/>
    <w:uiPriority w:val="99"/>
    <w:semiHidden/>
    <w:unhideWhenUsed/>
    <w:rsid w:val="009E5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315597">
      <w:bodyDiv w:val="1"/>
      <w:marLeft w:val="0"/>
      <w:marRight w:val="0"/>
      <w:marTop w:val="0"/>
      <w:marBottom w:val="0"/>
      <w:divBdr>
        <w:top w:val="none" w:sz="0" w:space="0" w:color="auto"/>
        <w:left w:val="none" w:sz="0" w:space="0" w:color="auto"/>
        <w:bottom w:val="none" w:sz="0" w:space="0" w:color="auto"/>
        <w:right w:val="none" w:sz="0" w:space="0" w:color="auto"/>
      </w:divBdr>
    </w:div>
    <w:div w:id="1052116783">
      <w:bodyDiv w:val="1"/>
      <w:marLeft w:val="0"/>
      <w:marRight w:val="0"/>
      <w:marTop w:val="0"/>
      <w:marBottom w:val="0"/>
      <w:divBdr>
        <w:top w:val="none" w:sz="0" w:space="0" w:color="auto"/>
        <w:left w:val="none" w:sz="0" w:space="0" w:color="auto"/>
        <w:bottom w:val="none" w:sz="0" w:space="0" w:color="auto"/>
        <w:right w:val="none" w:sz="0" w:space="0" w:color="auto"/>
      </w:divBdr>
    </w:div>
    <w:div w:id="1278373928">
      <w:bodyDiv w:val="1"/>
      <w:marLeft w:val="0"/>
      <w:marRight w:val="0"/>
      <w:marTop w:val="0"/>
      <w:marBottom w:val="0"/>
      <w:divBdr>
        <w:top w:val="none" w:sz="0" w:space="0" w:color="auto"/>
        <w:left w:val="none" w:sz="0" w:space="0" w:color="auto"/>
        <w:bottom w:val="none" w:sz="0" w:space="0" w:color="auto"/>
        <w:right w:val="none" w:sz="0" w:space="0" w:color="auto"/>
      </w:divBdr>
    </w:div>
    <w:div w:id="1548100767">
      <w:bodyDiv w:val="1"/>
      <w:marLeft w:val="0"/>
      <w:marRight w:val="0"/>
      <w:marTop w:val="0"/>
      <w:marBottom w:val="0"/>
      <w:divBdr>
        <w:top w:val="none" w:sz="0" w:space="0" w:color="auto"/>
        <w:left w:val="none" w:sz="0" w:space="0" w:color="auto"/>
        <w:bottom w:val="none" w:sz="0" w:space="0" w:color="auto"/>
        <w:right w:val="none" w:sz="0" w:space="0" w:color="auto"/>
      </w:divBdr>
    </w:div>
    <w:div w:id="17937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Component-based_software_engineer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igormiktor/arduino-EventManager" TargetMode="External"/><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duino.cc/en/Products/Comp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hyperlink" Target="https://forum.arduino.cc/"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ydevic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state-machine.com/products/" TargetMode="External"/><Relationship Id="rId30" Type="http://schemas.microsoft.com/office/2011/relationships/people" Target="peop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A7FDB-924F-417F-85E5-83E300B81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2910</TotalTime>
  <Pages>1</Pages>
  <Words>4998</Words>
  <Characters>28494</Characters>
  <Application>Microsoft Office Word</Application>
  <DocSecurity>0</DocSecurity>
  <Lines>237</Lines>
  <Paragraphs>66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fm</dc:creator>
  <cp:keywords/>
  <dc:description/>
  <cp:lastModifiedBy>patrik fm</cp:lastModifiedBy>
  <cp:revision>23</cp:revision>
  <cp:lastPrinted>2018-01-16T11:17:00Z</cp:lastPrinted>
  <dcterms:created xsi:type="dcterms:W3CDTF">2018-01-05T15:01:00Z</dcterms:created>
  <dcterms:modified xsi:type="dcterms:W3CDTF">2018-01-16T11:36:00Z</dcterms:modified>
</cp:coreProperties>
</file>